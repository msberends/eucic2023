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8FD6E" w14:textId="73FE8365" w:rsidR="00BC52B7" w:rsidRPr="00A22BB6" w:rsidRDefault="00A22BB6" w:rsidP="00A22BB6">
      <w:pPr>
        <w:pStyle w:val="Kop1"/>
        <w:rPr>
          <w:lang w:val="en-GB"/>
        </w:rPr>
      </w:pPr>
      <w:r>
        <w:rPr>
          <w:b/>
          <w:bCs/>
          <w:lang w:val="en-GB"/>
        </w:rPr>
        <w:t>MANUAL</w:t>
      </w:r>
      <w:r w:rsidRPr="00A22BB6">
        <w:rPr>
          <w:lang w:val="en-GB"/>
        </w:rPr>
        <w:t xml:space="preserve"> </w:t>
      </w:r>
      <w:r>
        <w:rPr>
          <w:lang w:val="en-GB"/>
        </w:rPr>
        <w:t xml:space="preserve">| </w:t>
      </w:r>
      <w:r w:rsidRPr="00A22BB6">
        <w:rPr>
          <w:lang w:val="en-GB"/>
        </w:rPr>
        <w:t>AMR data analysis</w:t>
      </w:r>
    </w:p>
    <w:p w14:paraId="22E7084B" w14:textId="08C5ED84" w:rsidR="00FA7B61" w:rsidRDefault="00A22BB6" w:rsidP="006A5778">
      <w:pPr>
        <w:pStyle w:val="Kop4"/>
        <w:rPr>
          <w:lang w:val="en-GB"/>
        </w:rPr>
      </w:pPr>
      <w:r w:rsidRPr="00A22BB6">
        <w:rPr>
          <w:lang w:val="en-GB"/>
        </w:rPr>
        <w:t xml:space="preserve">EUCIC </w:t>
      </w:r>
      <w:r w:rsidR="00445047">
        <w:rPr>
          <w:lang w:val="en-GB"/>
        </w:rPr>
        <w:t>Course</w:t>
      </w:r>
      <w:r w:rsidRPr="00A22BB6">
        <w:rPr>
          <w:lang w:val="en-GB"/>
        </w:rPr>
        <w:t xml:space="preserve">, </w:t>
      </w:r>
      <w:r>
        <w:rPr>
          <w:lang w:val="en-GB"/>
        </w:rPr>
        <w:t>11-12 September</w:t>
      </w:r>
      <w:r w:rsidR="00445047">
        <w:rPr>
          <w:lang w:val="en-GB"/>
        </w:rPr>
        <w:t xml:space="preserve"> 2023</w:t>
      </w:r>
      <w:r>
        <w:rPr>
          <w:lang w:val="en-GB"/>
        </w:rPr>
        <w:t xml:space="preserve">, </w:t>
      </w:r>
      <w:r w:rsidRPr="00A22BB6">
        <w:rPr>
          <w:lang w:val="en-GB"/>
        </w:rPr>
        <w:t>Groningen, the Netherlands</w:t>
      </w:r>
    </w:p>
    <w:p w14:paraId="1F32CA22" w14:textId="77777777" w:rsidR="006A5778" w:rsidRPr="006A5778" w:rsidRDefault="006A5778" w:rsidP="006A5778">
      <w:pPr>
        <w:rPr>
          <w:sz w:val="11"/>
          <w:szCs w:val="11"/>
          <w:lang w:val="en-GB"/>
        </w:rPr>
      </w:pPr>
    </w:p>
    <w:p w14:paraId="63A0B36E" w14:textId="144FD984" w:rsidR="00A22BB6" w:rsidRDefault="00A22BB6">
      <w:pPr>
        <w:rPr>
          <w:i/>
          <w:iCs/>
          <w:lang w:val="en-GB"/>
        </w:rPr>
      </w:pPr>
      <w:r w:rsidRPr="00A22BB6">
        <w:rPr>
          <w:i/>
          <w:iCs/>
          <w:lang w:val="en-GB"/>
        </w:rPr>
        <w:t>Instructors: Dennis Souverein (infectious disease epidemiologist), Tjibbe Donker (mathematical modeller), Gerolf de Boer (mathematical modeller), Matthijs Berends (infectious disease epidemiologist)</w:t>
      </w:r>
    </w:p>
    <w:p w14:paraId="3D1AAFBC" w14:textId="77777777" w:rsidR="00A22BB6" w:rsidRPr="00A22BB6" w:rsidRDefault="00A22BB6">
      <w:pPr>
        <w:rPr>
          <w:lang w:val="en-GB"/>
        </w:rPr>
      </w:pPr>
    </w:p>
    <w:p w14:paraId="28AEEB62" w14:textId="79F705D5" w:rsidR="00A22BB6" w:rsidRPr="00A22BB6" w:rsidRDefault="00A22BB6" w:rsidP="00A22BB6">
      <w:pPr>
        <w:pStyle w:val="Kop2"/>
        <w:rPr>
          <w:lang w:val="en-GB"/>
        </w:rPr>
      </w:pPr>
      <w:r w:rsidRPr="00A22BB6">
        <w:rPr>
          <w:lang w:val="en-GB"/>
        </w:rPr>
        <w:t>Introduction</w:t>
      </w:r>
    </w:p>
    <w:p w14:paraId="6AF55FA1" w14:textId="5B952161" w:rsidR="00A22BB6" w:rsidRPr="00A22BB6" w:rsidRDefault="00A22BB6" w:rsidP="00A22BB6">
      <w:pPr>
        <w:rPr>
          <w:lang w:val="en-GB"/>
        </w:rPr>
      </w:pPr>
      <w:r w:rsidRPr="00A22BB6">
        <w:rPr>
          <w:lang w:val="en-GB"/>
        </w:rPr>
        <w:t xml:space="preserve">Welcome to the practical on Antimicrobial Resistance (AMR) data analysis in R! In this exciting and informative </w:t>
      </w:r>
      <w:r w:rsidR="00371B8D">
        <w:rPr>
          <w:lang w:val="en-GB"/>
        </w:rPr>
        <w:t>practical</w:t>
      </w:r>
      <w:r w:rsidRPr="00A22BB6">
        <w:rPr>
          <w:lang w:val="en-GB"/>
        </w:rPr>
        <w:t xml:space="preserve">, we will delve into the world of microbiological data from </w:t>
      </w:r>
      <w:r w:rsidR="00371B8D">
        <w:rPr>
          <w:lang w:val="en-GB"/>
        </w:rPr>
        <w:t>two</w:t>
      </w:r>
      <w:r w:rsidRPr="00A22BB6">
        <w:rPr>
          <w:lang w:val="en-GB"/>
        </w:rPr>
        <w:t xml:space="preserve"> regional</w:t>
      </w:r>
      <w:r w:rsidR="00D04D0E">
        <w:rPr>
          <w:lang w:val="en-GB"/>
        </w:rPr>
        <w:t>,</w:t>
      </w:r>
      <w:r w:rsidRPr="00A22BB6">
        <w:rPr>
          <w:lang w:val="en-GB"/>
        </w:rPr>
        <w:t xml:space="preserve"> </w:t>
      </w:r>
      <w:r w:rsidR="00D04D0E">
        <w:rPr>
          <w:lang w:val="en-GB"/>
        </w:rPr>
        <w:t xml:space="preserve">non-profit, </w:t>
      </w:r>
      <w:r w:rsidRPr="00A22BB6">
        <w:rPr>
          <w:lang w:val="en-GB"/>
        </w:rPr>
        <w:t xml:space="preserve">clinical </w:t>
      </w:r>
      <w:r w:rsidR="00371B8D">
        <w:rPr>
          <w:lang w:val="en-GB"/>
        </w:rPr>
        <w:t xml:space="preserve">microbiological </w:t>
      </w:r>
      <w:r w:rsidRPr="00A22BB6">
        <w:rPr>
          <w:lang w:val="en-GB"/>
        </w:rPr>
        <w:t>laboratories in the Netherlands</w:t>
      </w:r>
      <w:r w:rsidR="00080277">
        <w:rPr>
          <w:lang w:val="en-GB"/>
        </w:rPr>
        <w:t xml:space="preserve"> (</w:t>
      </w:r>
      <w:r w:rsidR="007A4461">
        <w:fldChar w:fldCharType="begin"/>
      </w:r>
      <w:r w:rsidR="007A4461" w:rsidRPr="00AE5921">
        <w:rPr>
          <w:lang w:val="en-GB"/>
          <w:rPrChange w:id="0" w:author="Dennis Souverein" w:date="2023-08-18T12:07:00Z">
            <w:rPr/>
          </w:rPrChange>
        </w:rPr>
        <w:instrText>HYPERLINK "https://www.certe.nl/"</w:instrText>
      </w:r>
      <w:r w:rsidR="007A4461">
        <w:fldChar w:fldCharType="separate"/>
      </w:r>
      <w:r w:rsidR="00D04D0E" w:rsidRPr="00D04D0E">
        <w:rPr>
          <w:rStyle w:val="Hyperlink"/>
          <w:lang w:val="en-GB"/>
        </w:rPr>
        <w:t>Certe</w:t>
      </w:r>
      <w:r w:rsidR="007A4461">
        <w:rPr>
          <w:rStyle w:val="Hyperlink"/>
          <w:lang w:val="en-GB"/>
        </w:rPr>
        <w:fldChar w:fldCharType="end"/>
      </w:r>
      <w:r w:rsidR="00D04D0E">
        <w:rPr>
          <w:lang w:val="en-GB"/>
        </w:rPr>
        <w:t xml:space="preserve"> and </w:t>
      </w:r>
      <w:r w:rsidR="007A4461">
        <w:fldChar w:fldCharType="begin"/>
      </w:r>
      <w:r w:rsidR="007A4461" w:rsidRPr="00AE5921">
        <w:rPr>
          <w:lang w:val="en-GB"/>
          <w:rPrChange w:id="1" w:author="Dennis Souverein" w:date="2023-08-18T12:07:00Z">
            <w:rPr/>
          </w:rPrChange>
        </w:rPr>
        <w:instrText>HYPERLINK "https://www.streeklabhaarlem.nl/"</w:instrText>
      </w:r>
      <w:r w:rsidR="007A4461">
        <w:fldChar w:fldCharType="separate"/>
      </w:r>
      <w:r w:rsidR="00D04D0E" w:rsidRPr="00683777">
        <w:rPr>
          <w:rStyle w:val="Hyperlink"/>
          <w:lang w:val="en-GB"/>
        </w:rPr>
        <w:t>Streeklab Haarlem</w:t>
      </w:r>
      <w:r w:rsidR="007A4461">
        <w:rPr>
          <w:rStyle w:val="Hyperlink"/>
          <w:lang w:val="en-GB"/>
        </w:rPr>
        <w:fldChar w:fldCharType="end"/>
      </w:r>
      <w:r w:rsidR="00D04D0E">
        <w:rPr>
          <w:lang w:val="en-GB"/>
        </w:rPr>
        <w:t>)</w:t>
      </w:r>
      <w:r w:rsidR="0063043C">
        <w:rPr>
          <w:lang w:val="en-GB"/>
        </w:rPr>
        <w:t xml:space="preserve">, that cover </w:t>
      </w:r>
      <w:r w:rsidR="0063043C" w:rsidRPr="00A22BB6">
        <w:rPr>
          <w:lang w:val="en-GB"/>
        </w:rPr>
        <w:t>the diagnostics of over 2 million Dutch inhabitants</w:t>
      </w:r>
      <w:r w:rsidR="00606090">
        <w:rPr>
          <w:lang w:val="en-GB"/>
        </w:rPr>
        <w:t>, over 10% of the total Dutch population</w:t>
      </w:r>
      <w:r w:rsidRPr="00A22BB6">
        <w:rPr>
          <w:lang w:val="en-GB"/>
        </w:rPr>
        <w:t>. Our journey will take us through hundreds of thousands of test results from both primary and secondary care settings.</w:t>
      </w:r>
    </w:p>
    <w:p w14:paraId="626293F4" w14:textId="77777777" w:rsidR="00A22BB6" w:rsidRPr="00A22BB6" w:rsidRDefault="00A22BB6" w:rsidP="00A22BB6">
      <w:pPr>
        <w:rPr>
          <w:lang w:val="en-GB"/>
        </w:rPr>
      </w:pPr>
    </w:p>
    <w:p w14:paraId="0FAD1801" w14:textId="77777777" w:rsidR="008D4C2F" w:rsidRDefault="00A22BB6" w:rsidP="00A22BB6">
      <w:pPr>
        <w:rPr>
          <w:lang w:val="en-GB"/>
        </w:rPr>
      </w:pPr>
      <w:r w:rsidRPr="00A22BB6">
        <w:rPr>
          <w:lang w:val="en-GB"/>
        </w:rPr>
        <w:t>AMR is a global public health concern, and its rise poses a significant threat to the effective treatment of infectious diseases. To combat this challenge, it is crucial to understand the regional trends of AMR species groups, antibiotic groups, and demographic patterns. This practical is designed to equip you with the skills and tools to gain deep insights into these trends, enabling you to contribute to the fight against AMR</w:t>
      </w:r>
      <w:r w:rsidR="0063043C">
        <w:rPr>
          <w:lang w:val="en-GB"/>
        </w:rPr>
        <w:t xml:space="preserve"> by being able to apply data analytical principles at your own institution after this course</w:t>
      </w:r>
      <w:r w:rsidRPr="00A22BB6">
        <w:rPr>
          <w:lang w:val="en-GB"/>
        </w:rPr>
        <w:t>.</w:t>
      </w:r>
      <w:r w:rsidR="008D4C2F">
        <w:rPr>
          <w:lang w:val="en-GB"/>
        </w:rPr>
        <w:t xml:space="preserve"> </w:t>
      </w:r>
      <w:r w:rsidR="0063043C">
        <w:rPr>
          <w:lang w:val="en-GB"/>
        </w:rPr>
        <w:t>I</w:t>
      </w:r>
      <w:r w:rsidRPr="00A22BB6">
        <w:rPr>
          <w:lang w:val="en-GB"/>
        </w:rPr>
        <w:t>f you are passionate about healthcare, epidemiology, data analysis, or public health, this is the perfect opportunity to combine your interests and make a real impact on an urgent global health issue.</w:t>
      </w:r>
    </w:p>
    <w:p w14:paraId="571B48E2" w14:textId="77777777" w:rsidR="008D4C2F" w:rsidRDefault="008D4C2F" w:rsidP="00A22BB6">
      <w:pPr>
        <w:rPr>
          <w:lang w:val="en-GB"/>
        </w:rPr>
      </w:pPr>
    </w:p>
    <w:p w14:paraId="1CB3CDEB" w14:textId="7E7E8758" w:rsidR="00A22BB6" w:rsidRPr="00A22BB6" w:rsidRDefault="0063043C" w:rsidP="00A22BB6">
      <w:pPr>
        <w:rPr>
          <w:lang w:val="en-GB"/>
        </w:rPr>
      </w:pPr>
      <w:r>
        <w:rPr>
          <w:lang w:val="en-GB"/>
        </w:rPr>
        <w:t>The goals for this practical are</w:t>
      </w:r>
      <w:r w:rsidR="00A22BB6" w:rsidRPr="00A22BB6">
        <w:rPr>
          <w:lang w:val="en-GB"/>
        </w:rPr>
        <w:t>:</w:t>
      </w:r>
    </w:p>
    <w:p w14:paraId="38EF70E3" w14:textId="7591567F" w:rsidR="00A22BB6" w:rsidRPr="00AB61C7" w:rsidRDefault="00A22BB6" w:rsidP="00A22BB6">
      <w:pPr>
        <w:pStyle w:val="Lijstalinea"/>
        <w:numPr>
          <w:ilvl w:val="0"/>
          <w:numId w:val="1"/>
        </w:numPr>
        <w:rPr>
          <w:i/>
          <w:iCs/>
          <w:lang w:val="en-GB"/>
        </w:rPr>
      </w:pPr>
      <w:r w:rsidRPr="0043729E">
        <w:rPr>
          <w:b/>
          <w:bCs/>
          <w:color w:val="73B5AB" w:themeColor="accent1"/>
          <w:lang w:val="en-GB"/>
        </w:rPr>
        <w:t>Learn Data Analysis in R</w:t>
      </w:r>
      <w:r w:rsidRPr="00A22BB6">
        <w:rPr>
          <w:lang w:val="en-GB"/>
        </w:rPr>
        <w:t>: R is a powerful and widely used language for data analysis and visuali</w:t>
      </w:r>
      <w:r w:rsidR="0063043C">
        <w:rPr>
          <w:lang w:val="en-GB"/>
        </w:rPr>
        <w:t>s</w:t>
      </w:r>
      <w:r w:rsidRPr="00A22BB6">
        <w:rPr>
          <w:lang w:val="en-GB"/>
        </w:rPr>
        <w:t>ation. Through hands-on exercises, we will guide you through the process of working with real-world AMR data and boosting your data analysis skills</w:t>
      </w:r>
      <w:r w:rsidRPr="00AB61C7">
        <w:rPr>
          <w:lang w:val="en-GB"/>
        </w:rPr>
        <w:t>.</w:t>
      </w:r>
      <w:r w:rsidR="00725943">
        <w:rPr>
          <w:lang w:val="en-GB"/>
        </w:rPr>
        <w:t xml:space="preserve"> You will be provided R syntaxes in this manual to help you getting started.</w:t>
      </w:r>
    </w:p>
    <w:p w14:paraId="54CA7700" w14:textId="77777777" w:rsidR="00A22BB6" w:rsidRPr="00A22BB6" w:rsidRDefault="00A22BB6" w:rsidP="00A22BB6">
      <w:pPr>
        <w:pStyle w:val="Lijstalinea"/>
        <w:numPr>
          <w:ilvl w:val="0"/>
          <w:numId w:val="1"/>
        </w:numPr>
        <w:rPr>
          <w:lang w:val="en-GB"/>
        </w:rPr>
      </w:pPr>
      <w:r w:rsidRPr="0043729E">
        <w:rPr>
          <w:b/>
          <w:bCs/>
          <w:color w:val="73B5AB" w:themeColor="accent1"/>
          <w:lang w:val="en-GB"/>
        </w:rPr>
        <w:t>Uncover Regional AMR Trends</w:t>
      </w:r>
      <w:r w:rsidRPr="00A22BB6">
        <w:rPr>
          <w:lang w:val="en-GB"/>
        </w:rPr>
        <w:t>: The data from different regional clinical microbiological laboratories offer a unique perspective on how AMR varies across locations. You will be able to identify hotspots, track emerging patterns, and understand how AMR affects different communities.</w:t>
      </w:r>
    </w:p>
    <w:p w14:paraId="7644203A" w14:textId="78253B29" w:rsidR="00A22BB6" w:rsidRPr="00A22BB6" w:rsidRDefault="00A22BB6" w:rsidP="00A22BB6">
      <w:pPr>
        <w:pStyle w:val="Lijstalinea"/>
        <w:numPr>
          <w:ilvl w:val="0"/>
          <w:numId w:val="1"/>
        </w:numPr>
        <w:rPr>
          <w:lang w:val="en-GB"/>
        </w:rPr>
      </w:pPr>
      <w:r w:rsidRPr="0043729E">
        <w:rPr>
          <w:b/>
          <w:bCs/>
          <w:color w:val="73B5AB" w:themeColor="accent1"/>
          <w:lang w:val="en-GB"/>
        </w:rPr>
        <w:t>Explore Antibiotic Resistance Patterns</w:t>
      </w:r>
      <w:r w:rsidRPr="00A22BB6">
        <w:rPr>
          <w:lang w:val="en-GB"/>
        </w:rPr>
        <w:t xml:space="preserve">: By </w:t>
      </w:r>
      <w:r w:rsidR="0039709A" w:rsidRPr="00A22BB6">
        <w:rPr>
          <w:lang w:val="en-GB"/>
        </w:rPr>
        <w:t>analysing</w:t>
      </w:r>
      <w:r w:rsidRPr="00A22BB6">
        <w:rPr>
          <w:lang w:val="en-GB"/>
        </w:rPr>
        <w:t xml:space="preserve"> antibiotic groups and their susceptibility trends, you will gain insights into the effectiveness of different antibiotics and the prevalence of resistance.</w:t>
      </w:r>
    </w:p>
    <w:p w14:paraId="2E953A1F" w14:textId="77777777" w:rsidR="00A22BB6" w:rsidRPr="00A22BB6" w:rsidRDefault="00A22BB6" w:rsidP="00A22BB6">
      <w:pPr>
        <w:pStyle w:val="Lijstalinea"/>
        <w:numPr>
          <w:ilvl w:val="0"/>
          <w:numId w:val="1"/>
        </w:numPr>
        <w:rPr>
          <w:lang w:val="en-GB"/>
        </w:rPr>
      </w:pPr>
      <w:r w:rsidRPr="0043729E">
        <w:rPr>
          <w:b/>
          <w:bCs/>
          <w:color w:val="73B5AB" w:themeColor="accent1"/>
          <w:lang w:val="en-GB"/>
        </w:rPr>
        <w:t>Study Demographic Influences</w:t>
      </w:r>
      <w:r w:rsidRPr="00A22BB6">
        <w:rPr>
          <w:lang w:val="en-GB"/>
        </w:rPr>
        <w:t>: Understanding how AMR affects different demographic groups is essential for targeted interventions and policies. We will explore demographic trends, allowing you to contribute to more effective public health strategies.</w:t>
      </w:r>
    </w:p>
    <w:p w14:paraId="00E95E17" w14:textId="0B22D1E8" w:rsidR="00A22BB6" w:rsidRPr="00A22BB6" w:rsidRDefault="00A22BB6" w:rsidP="00A22BB6">
      <w:pPr>
        <w:pStyle w:val="Lijstalinea"/>
        <w:numPr>
          <w:ilvl w:val="0"/>
          <w:numId w:val="1"/>
        </w:numPr>
        <w:rPr>
          <w:lang w:val="en-GB"/>
        </w:rPr>
      </w:pPr>
      <w:r w:rsidRPr="0043729E">
        <w:rPr>
          <w:b/>
          <w:bCs/>
          <w:color w:val="73B5AB" w:themeColor="accent1"/>
          <w:lang w:val="en-GB"/>
        </w:rPr>
        <w:t>Contribute to Public Health</w:t>
      </w:r>
      <w:r w:rsidRPr="00A22BB6">
        <w:rPr>
          <w:lang w:val="en-GB"/>
        </w:rPr>
        <w:t xml:space="preserve">: Your participation in this </w:t>
      </w:r>
      <w:r w:rsidR="0039709A">
        <w:rPr>
          <w:lang w:val="en-GB"/>
        </w:rPr>
        <w:t>EUCIC course</w:t>
      </w:r>
      <w:r w:rsidRPr="00A22BB6">
        <w:rPr>
          <w:lang w:val="en-GB"/>
        </w:rPr>
        <w:t xml:space="preserve"> will empower you to contribute meaningfully to the global fight against AMR. Your newfound skills will be invaluable for healthcare professionals, policymakers, and researchers working to combat this pressing health crisis.</w:t>
      </w:r>
    </w:p>
    <w:p w14:paraId="2911CD44" w14:textId="4E7E4EB6" w:rsidR="00583F53" w:rsidRDefault="00583F53" w:rsidP="00A22BB6">
      <w:pPr>
        <w:pStyle w:val="Kop2"/>
        <w:rPr>
          <w:lang w:val="en-GB"/>
        </w:rPr>
      </w:pPr>
      <w:r>
        <w:rPr>
          <w:lang w:val="en-GB"/>
        </w:rPr>
        <w:lastRenderedPageBreak/>
        <w:t>Preparation</w:t>
      </w:r>
    </w:p>
    <w:p w14:paraId="5571AF96" w14:textId="40B94432" w:rsidR="001C4D88" w:rsidRPr="001C4D88" w:rsidRDefault="001C4D88" w:rsidP="001C4D88">
      <w:pPr>
        <w:pStyle w:val="Kop2"/>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Follow these simple steps to get your computer ready</w:t>
      </w:r>
      <w:r w:rsidR="00270D26">
        <w:rPr>
          <w:rFonts w:asciiTheme="minorHAnsi" w:eastAsiaTheme="minorHAnsi" w:hAnsiTheme="minorHAnsi" w:cstheme="minorBidi"/>
          <w:color w:val="auto"/>
          <w:sz w:val="24"/>
          <w:szCs w:val="24"/>
          <w:lang w:val="en-GB"/>
        </w:rPr>
        <w:t>.</w:t>
      </w:r>
    </w:p>
    <w:p w14:paraId="0569E2C4" w14:textId="77777777" w:rsidR="001C4D88" w:rsidRPr="001C4D88" w:rsidRDefault="001C4D88" w:rsidP="001C4D88">
      <w:pPr>
        <w:pStyle w:val="Kop2"/>
        <w:rPr>
          <w:rFonts w:asciiTheme="minorHAnsi" w:eastAsiaTheme="minorHAnsi" w:hAnsiTheme="minorHAnsi" w:cstheme="minorBidi"/>
          <w:color w:val="auto"/>
          <w:sz w:val="24"/>
          <w:szCs w:val="24"/>
          <w:lang w:val="en-GB"/>
        </w:rPr>
      </w:pPr>
    </w:p>
    <w:p w14:paraId="4A2D2170" w14:textId="367C3D76" w:rsidR="001C4D88" w:rsidRPr="001C4D88" w:rsidRDefault="001C4D88" w:rsidP="000C068D">
      <w:pPr>
        <w:pStyle w:val="Kop2"/>
        <w:numPr>
          <w:ilvl w:val="0"/>
          <w:numId w:val="2"/>
        </w:numPr>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 xml:space="preserve">Log on to the </w:t>
      </w:r>
      <w:r w:rsidR="00F41062" w:rsidRPr="001C4D88">
        <w:rPr>
          <w:rFonts w:asciiTheme="minorHAnsi" w:eastAsiaTheme="minorHAnsi" w:hAnsiTheme="minorHAnsi" w:cstheme="minorBidi"/>
          <w:color w:val="auto"/>
          <w:sz w:val="24"/>
          <w:szCs w:val="24"/>
          <w:lang w:val="en-GB"/>
        </w:rPr>
        <w:t>computer</w:t>
      </w:r>
      <w:r w:rsidR="00594584">
        <w:rPr>
          <w:rFonts w:asciiTheme="minorHAnsi" w:eastAsiaTheme="minorHAnsi" w:hAnsiTheme="minorHAnsi" w:cstheme="minorBidi"/>
          <w:color w:val="auto"/>
          <w:sz w:val="24"/>
          <w:szCs w:val="24"/>
          <w:lang w:val="en-GB"/>
        </w:rPr>
        <w:t>:</w:t>
      </w:r>
    </w:p>
    <w:p w14:paraId="4068B448" w14:textId="3D18748A" w:rsidR="001C4D88" w:rsidRPr="001C4D88" w:rsidRDefault="001C4D88" w:rsidP="000C068D">
      <w:pPr>
        <w:pStyle w:val="Kop2"/>
        <w:numPr>
          <w:ilvl w:val="1"/>
          <w:numId w:val="2"/>
        </w:numPr>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Please log on using credentials</w:t>
      </w:r>
      <w:r w:rsidR="00594584">
        <w:rPr>
          <w:rFonts w:asciiTheme="minorHAnsi" w:eastAsiaTheme="minorHAnsi" w:hAnsiTheme="minorHAnsi" w:cstheme="minorBidi"/>
          <w:color w:val="auto"/>
          <w:sz w:val="24"/>
          <w:szCs w:val="24"/>
          <w:lang w:val="en-GB"/>
        </w:rPr>
        <w:t xml:space="preserve"> provided to you</w:t>
      </w:r>
      <w:r w:rsidRPr="001C4D88">
        <w:rPr>
          <w:rFonts w:asciiTheme="minorHAnsi" w:eastAsiaTheme="minorHAnsi" w:hAnsiTheme="minorHAnsi" w:cstheme="minorBidi"/>
          <w:color w:val="auto"/>
          <w:sz w:val="24"/>
          <w:szCs w:val="24"/>
          <w:lang w:val="en-GB"/>
        </w:rPr>
        <w:t>.</w:t>
      </w:r>
    </w:p>
    <w:p w14:paraId="0BD90BE5" w14:textId="7A39F48B" w:rsidR="001C4D88" w:rsidRPr="001C4D88" w:rsidRDefault="001C4D88" w:rsidP="000C068D">
      <w:pPr>
        <w:pStyle w:val="Kop2"/>
        <w:numPr>
          <w:ilvl w:val="1"/>
          <w:numId w:val="2"/>
        </w:numPr>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 xml:space="preserve">If you encounter any issues with logging on, don't hesitate to ask </w:t>
      </w:r>
      <w:r w:rsidR="00B7222F">
        <w:rPr>
          <w:rFonts w:asciiTheme="minorHAnsi" w:eastAsiaTheme="minorHAnsi" w:hAnsiTheme="minorHAnsi" w:cstheme="minorBidi"/>
          <w:color w:val="auto"/>
          <w:sz w:val="24"/>
          <w:szCs w:val="24"/>
          <w:lang w:val="en-GB"/>
        </w:rPr>
        <w:t xml:space="preserve">the instructors </w:t>
      </w:r>
      <w:r w:rsidRPr="001C4D88">
        <w:rPr>
          <w:rFonts w:asciiTheme="minorHAnsi" w:eastAsiaTheme="minorHAnsi" w:hAnsiTheme="minorHAnsi" w:cstheme="minorBidi"/>
          <w:color w:val="auto"/>
          <w:sz w:val="24"/>
          <w:szCs w:val="24"/>
          <w:lang w:val="en-GB"/>
        </w:rPr>
        <w:t>for help.</w:t>
      </w:r>
    </w:p>
    <w:p w14:paraId="20AA0C96" w14:textId="7F7B4112" w:rsidR="001C4D88" w:rsidRPr="001C4D88" w:rsidRDefault="001C4D88" w:rsidP="000C068D">
      <w:pPr>
        <w:pStyle w:val="Kop2"/>
        <w:numPr>
          <w:ilvl w:val="0"/>
          <w:numId w:val="2"/>
        </w:numPr>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Start RStudio</w:t>
      </w:r>
      <w:r w:rsidR="00594584">
        <w:rPr>
          <w:rFonts w:asciiTheme="minorHAnsi" w:eastAsiaTheme="minorHAnsi" w:hAnsiTheme="minorHAnsi" w:cstheme="minorBidi"/>
          <w:color w:val="auto"/>
          <w:sz w:val="24"/>
          <w:szCs w:val="24"/>
          <w:lang w:val="en-GB"/>
        </w:rPr>
        <w:t>:</w:t>
      </w:r>
    </w:p>
    <w:p w14:paraId="36B19967" w14:textId="77777777" w:rsidR="001C4D88" w:rsidRPr="001C4D88" w:rsidRDefault="001C4D88" w:rsidP="00B7222F">
      <w:pPr>
        <w:pStyle w:val="Kop2"/>
        <w:numPr>
          <w:ilvl w:val="1"/>
          <w:numId w:val="2"/>
        </w:numPr>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Once you're logged in, look for the RStudio icon on the desktop or locate it through the applications menu.</w:t>
      </w:r>
    </w:p>
    <w:p w14:paraId="5656E620" w14:textId="77777777" w:rsidR="001C4D88" w:rsidRPr="001C4D88" w:rsidRDefault="001C4D88" w:rsidP="00B7222F">
      <w:pPr>
        <w:pStyle w:val="Kop2"/>
        <w:numPr>
          <w:ilvl w:val="1"/>
          <w:numId w:val="2"/>
        </w:numPr>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Click on the RStudio icon to launch the RStudio Integrated Development Environment (IDE).</w:t>
      </w:r>
    </w:p>
    <w:p w14:paraId="5EC72E11" w14:textId="6E3B9976" w:rsidR="001C4D88" w:rsidRPr="001C4D88" w:rsidRDefault="001C4D88" w:rsidP="000C068D">
      <w:pPr>
        <w:pStyle w:val="Kop2"/>
        <w:numPr>
          <w:ilvl w:val="0"/>
          <w:numId w:val="2"/>
        </w:numPr>
        <w:rPr>
          <w:rFonts w:asciiTheme="minorHAnsi" w:eastAsiaTheme="minorHAnsi" w:hAnsiTheme="minorHAnsi" w:cstheme="minorBidi"/>
          <w:color w:val="auto"/>
          <w:sz w:val="24"/>
          <w:szCs w:val="24"/>
          <w:lang w:val="en-GB"/>
        </w:rPr>
      </w:pPr>
      <w:r w:rsidRPr="001C4D88">
        <w:rPr>
          <w:rFonts w:asciiTheme="minorHAnsi" w:eastAsiaTheme="minorHAnsi" w:hAnsiTheme="minorHAnsi" w:cstheme="minorBidi"/>
          <w:color w:val="auto"/>
          <w:sz w:val="24"/>
          <w:szCs w:val="24"/>
          <w:lang w:val="en-GB"/>
        </w:rPr>
        <w:t xml:space="preserve">Load the </w:t>
      </w:r>
      <w:r w:rsidR="00F41062">
        <w:rPr>
          <w:rFonts w:asciiTheme="minorHAnsi" w:eastAsiaTheme="minorHAnsi" w:hAnsiTheme="minorHAnsi" w:cstheme="minorBidi"/>
          <w:color w:val="auto"/>
          <w:sz w:val="24"/>
          <w:szCs w:val="24"/>
          <w:lang w:val="en-GB"/>
        </w:rPr>
        <w:t>r</w:t>
      </w:r>
      <w:r w:rsidRPr="001C4D88">
        <w:rPr>
          <w:rFonts w:asciiTheme="minorHAnsi" w:eastAsiaTheme="minorHAnsi" w:hAnsiTheme="minorHAnsi" w:cstheme="minorBidi"/>
          <w:color w:val="auto"/>
          <w:sz w:val="24"/>
          <w:szCs w:val="24"/>
          <w:lang w:val="en-GB"/>
        </w:rPr>
        <w:t xml:space="preserve">equired </w:t>
      </w:r>
      <w:r w:rsidR="00F41062">
        <w:rPr>
          <w:rFonts w:asciiTheme="minorHAnsi" w:eastAsiaTheme="minorHAnsi" w:hAnsiTheme="minorHAnsi" w:cstheme="minorBidi"/>
          <w:color w:val="auto"/>
          <w:sz w:val="24"/>
          <w:szCs w:val="24"/>
          <w:lang w:val="en-GB"/>
        </w:rPr>
        <w:t>l</w:t>
      </w:r>
      <w:r w:rsidRPr="001C4D88">
        <w:rPr>
          <w:rFonts w:asciiTheme="minorHAnsi" w:eastAsiaTheme="minorHAnsi" w:hAnsiTheme="minorHAnsi" w:cstheme="minorBidi"/>
          <w:color w:val="auto"/>
          <w:sz w:val="24"/>
          <w:szCs w:val="24"/>
          <w:lang w:val="en-GB"/>
        </w:rPr>
        <w:t>ibraries</w:t>
      </w:r>
      <w:r w:rsidR="00594584">
        <w:rPr>
          <w:rFonts w:asciiTheme="minorHAnsi" w:eastAsiaTheme="minorHAnsi" w:hAnsiTheme="minorHAnsi" w:cstheme="minorBidi"/>
          <w:color w:val="auto"/>
          <w:sz w:val="24"/>
          <w:szCs w:val="24"/>
          <w:lang w:val="en-GB"/>
        </w:rPr>
        <w:t>:</w:t>
      </w:r>
    </w:p>
    <w:p w14:paraId="690E3843" w14:textId="32E8DA5B" w:rsidR="00B21CAD" w:rsidRPr="00577A80" w:rsidRDefault="001C4D88" w:rsidP="00577A80">
      <w:pPr>
        <w:pStyle w:val="Lijstalinea"/>
        <w:numPr>
          <w:ilvl w:val="1"/>
          <w:numId w:val="2"/>
        </w:numPr>
        <w:rPr>
          <w:lang w:val="en-GB"/>
        </w:rPr>
      </w:pPr>
      <w:r w:rsidRPr="00577A80">
        <w:rPr>
          <w:lang w:val="en-GB"/>
        </w:rPr>
        <w:t>In RStudio, you need to load specific libraries that will enable us to perform data analysis efficiently. Today, we'll be using the 'tidyverse' and 'AMR' libraries.</w:t>
      </w:r>
      <w:r w:rsidR="00577A80" w:rsidRPr="00577A80">
        <w:rPr>
          <w:lang w:val="en-GB"/>
        </w:rPr>
        <w:t xml:space="preserve"> </w:t>
      </w:r>
      <w:r w:rsidRPr="00577A80">
        <w:rPr>
          <w:lang w:val="en-GB"/>
        </w:rPr>
        <w:t>To load the libraries, type the following commands in the RStudio console</w:t>
      </w:r>
      <w:r w:rsidR="00796B58">
        <w:rPr>
          <w:lang w:val="en-GB"/>
        </w:rPr>
        <w:t xml:space="preserve"> and press Enter</w:t>
      </w:r>
      <w:r w:rsidR="00170A92">
        <w:rPr>
          <w:lang w:val="en-GB"/>
        </w:rPr>
        <w:t>/Return</w:t>
      </w:r>
      <w:r w:rsidR="00B21CAD" w:rsidRPr="00577A80">
        <w:rPr>
          <w:lang w:val="en-GB"/>
        </w:rPr>
        <w:t>:</w:t>
      </w:r>
    </w:p>
    <w:p w14:paraId="70B3B3C6" w14:textId="5344C569" w:rsidR="001C4D88" w:rsidRPr="00AE5921" w:rsidRDefault="00B7222F" w:rsidP="000369B7">
      <w:pPr>
        <w:ind w:left="1701" w:hanging="1701"/>
        <w:jc w:val="left"/>
        <w:rPr>
          <w:rStyle w:val="Nadruk"/>
          <w:lang w:val="en-GB"/>
          <w:rPrChange w:id="2" w:author="Dennis Souverein" w:date="2023-08-18T12:07:00Z">
            <w:rPr>
              <w:rStyle w:val="Nadruk"/>
            </w:rPr>
          </w:rPrChange>
        </w:rPr>
      </w:pPr>
      <w:r w:rsidRPr="00AE5921">
        <w:rPr>
          <w:rStyle w:val="Nadruk"/>
          <w:lang w:val="en-GB"/>
          <w:rPrChange w:id="3" w:author="Dennis Souverein" w:date="2023-08-18T12:07:00Z">
            <w:rPr>
              <w:rStyle w:val="Nadruk"/>
            </w:rPr>
          </w:rPrChange>
        </w:rPr>
        <w:br/>
      </w:r>
      <w:r w:rsidR="00BF56A5" w:rsidRPr="00AE5921">
        <w:rPr>
          <w:rStyle w:val="Nadruk"/>
          <w:lang w:val="en-GB"/>
          <w:rPrChange w:id="4" w:author="Dennis Souverein" w:date="2023-08-18T12:07:00Z">
            <w:rPr>
              <w:rStyle w:val="Nadruk"/>
            </w:rPr>
          </w:rPrChange>
        </w:rPr>
        <w:t>library(tidyverse)</w:t>
      </w:r>
      <w:r w:rsidRPr="00AE5921">
        <w:rPr>
          <w:rStyle w:val="Nadruk"/>
          <w:lang w:val="en-GB"/>
          <w:rPrChange w:id="5" w:author="Dennis Souverein" w:date="2023-08-18T12:07:00Z">
            <w:rPr>
              <w:rStyle w:val="Nadruk"/>
            </w:rPr>
          </w:rPrChange>
        </w:rPr>
        <w:br/>
      </w:r>
      <w:r w:rsidR="00BF56A5" w:rsidRPr="00AE5921">
        <w:rPr>
          <w:rStyle w:val="Nadruk"/>
          <w:lang w:val="en-GB"/>
          <w:rPrChange w:id="6" w:author="Dennis Souverein" w:date="2023-08-18T12:07:00Z">
            <w:rPr>
              <w:rStyle w:val="Nadruk"/>
            </w:rPr>
          </w:rPrChange>
        </w:rPr>
        <w:t>library(AMR)</w:t>
      </w:r>
    </w:p>
    <w:p w14:paraId="4F08D940" w14:textId="77777777" w:rsidR="000369B7" w:rsidRPr="00AE5921" w:rsidRDefault="000369B7" w:rsidP="000369B7">
      <w:pPr>
        <w:ind w:left="1701" w:hanging="1701"/>
        <w:jc w:val="left"/>
        <w:rPr>
          <w:rStyle w:val="Nadruk"/>
          <w:lang w:val="en-GB"/>
          <w:rPrChange w:id="7" w:author="Dennis Souverein" w:date="2023-08-18T12:07:00Z">
            <w:rPr>
              <w:rStyle w:val="Nadruk"/>
            </w:rPr>
          </w:rPrChange>
        </w:rPr>
      </w:pPr>
    </w:p>
    <w:p w14:paraId="6094097D" w14:textId="704906BD" w:rsidR="00BF56A5" w:rsidRPr="000C068D" w:rsidRDefault="00BF56A5" w:rsidP="000369B7">
      <w:pPr>
        <w:ind w:left="1418"/>
        <w:rPr>
          <w:lang w:val="en-GB"/>
        </w:rPr>
      </w:pPr>
      <w:r w:rsidRPr="000C068D">
        <w:rPr>
          <w:lang w:val="en-GB"/>
        </w:rPr>
        <w:t>The 'tidyverse' package is a collection of essential R packages for data manipulation and visuali</w:t>
      </w:r>
      <w:r w:rsidR="00435C49">
        <w:rPr>
          <w:lang w:val="en-GB"/>
        </w:rPr>
        <w:t>s</w:t>
      </w:r>
      <w:r w:rsidRPr="000C068D">
        <w:rPr>
          <w:lang w:val="en-GB"/>
        </w:rPr>
        <w:t>ation</w:t>
      </w:r>
      <w:r w:rsidR="00435C49">
        <w:rPr>
          <w:lang w:val="en-GB"/>
        </w:rPr>
        <w:t>. F</w:t>
      </w:r>
      <w:r w:rsidR="000369B7">
        <w:rPr>
          <w:lang w:val="en-GB"/>
        </w:rPr>
        <w:t>ind more info about the tidyverse here:</w:t>
      </w:r>
      <w:r w:rsidR="001264E0">
        <w:rPr>
          <w:lang w:val="en-GB"/>
        </w:rPr>
        <w:t xml:space="preserve"> </w:t>
      </w:r>
      <w:r w:rsidR="007A4461">
        <w:fldChar w:fldCharType="begin"/>
      </w:r>
      <w:r w:rsidR="007A4461" w:rsidRPr="00AE5921">
        <w:rPr>
          <w:lang w:val="en-GB"/>
          <w:rPrChange w:id="8" w:author="Dennis Souverein" w:date="2023-08-18T12:07:00Z">
            <w:rPr/>
          </w:rPrChange>
        </w:rPr>
        <w:instrText>HYPERLINK "https://www.tidyverse.org"</w:instrText>
      </w:r>
      <w:r w:rsidR="007A4461">
        <w:fldChar w:fldCharType="separate"/>
      </w:r>
      <w:r w:rsidR="00435C49" w:rsidRPr="00145264">
        <w:rPr>
          <w:rStyle w:val="Hyperlink"/>
          <w:lang w:val="en-GB"/>
        </w:rPr>
        <w:t>https://www.tidyverse.org</w:t>
      </w:r>
      <w:r w:rsidR="007A4461">
        <w:rPr>
          <w:rStyle w:val="Hyperlink"/>
          <w:lang w:val="en-GB"/>
        </w:rPr>
        <w:fldChar w:fldCharType="end"/>
      </w:r>
      <w:r w:rsidR="007A7D35">
        <w:rPr>
          <w:lang w:val="en-GB"/>
        </w:rPr>
        <w:t xml:space="preserve">. The </w:t>
      </w:r>
      <w:r w:rsidR="00435C49">
        <w:rPr>
          <w:lang w:val="en-GB"/>
        </w:rPr>
        <w:t>‘</w:t>
      </w:r>
      <w:r w:rsidR="007A7D35">
        <w:rPr>
          <w:lang w:val="en-GB"/>
        </w:rPr>
        <w:t>AMR</w:t>
      </w:r>
      <w:r w:rsidR="00435C49">
        <w:rPr>
          <w:lang w:val="en-GB"/>
        </w:rPr>
        <w:t>’</w:t>
      </w:r>
      <w:r w:rsidR="007A7D35">
        <w:rPr>
          <w:lang w:val="en-GB"/>
        </w:rPr>
        <w:t xml:space="preserve"> package contains </w:t>
      </w:r>
      <w:r w:rsidR="00662643">
        <w:rPr>
          <w:lang w:val="en-GB"/>
        </w:rPr>
        <w:t xml:space="preserve">reference </w:t>
      </w:r>
      <w:r w:rsidR="00A26B52">
        <w:rPr>
          <w:lang w:val="en-GB"/>
        </w:rPr>
        <w:t xml:space="preserve">data about all antibiotics and </w:t>
      </w:r>
      <w:r w:rsidR="007A7D35">
        <w:rPr>
          <w:lang w:val="en-GB"/>
        </w:rPr>
        <w:t>the full microbiological taxonomy</w:t>
      </w:r>
      <w:r w:rsidR="00A26B52">
        <w:rPr>
          <w:lang w:val="en-GB"/>
        </w:rPr>
        <w:t>,</w:t>
      </w:r>
      <w:r w:rsidR="007A7D35">
        <w:rPr>
          <w:lang w:val="en-GB"/>
        </w:rPr>
        <w:t xml:space="preserve"> and </w:t>
      </w:r>
      <w:r w:rsidR="00A26B52">
        <w:rPr>
          <w:lang w:val="en-GB"/>
        </w:rPr>
        <w:t>contains functions to simplify AMR data analysis</w:t>
      </w:r>
      <w:r w:rsidR="001264E0">
        <w:rPr>
          <w:lang w:val="en-GB"/>
        </w:rPr>
        <w:t>. Find m</w:t>
      </w:r>
      <w:r w:rsidR="00FD5A1B">
        <w:rPr>
          <w:lang w:val="en-GB"/>
        </w:rPr>
        <w:t xml:space="preserve">ore </w:t>
      </w:r>
      <w:r w:rsidR="001264E0">
        <w:rPr>
          <w:lang w:val="en-GB"/>
        </w:rPr>
        <w:t xml:space="preserve">info </w:t>
      </w:r>
      <w:r w:rsidR="00FD5A1B">
        <w:rPr>
          <w:lang w:val="en-GB"/>
        </w:rPr>
        <w:t>about the AMR package</w:t>
      </w:r>
      <w:r w:rsidR="001264E0">
        <w:rPr>
          <w:lang w:val="en-GB"/>
        </w:rPr>
        <w:t xml:space="preserve"> </w:t>
      </w:r>
      <w:r w:rsidR="00FD5A1B">
        <w:rPr>
          <w:lang w:val="en-GB"/>
        </w:rPr>
        <w:t xml:space="preserve">here: </w:t>
      </w:r>
      <w:r w:rsidR="007A4461">
        <w:fldChar w:fldCharType="begin"/>
      </w:r>
      <w:r w:rsidR="007A4461" w:rsidRPr="00AE5921">
        <w:rPr>
          <w:lang w:val="en-GB"/>
          <w:rPrChange w:id="9" w:author="Dennis Souverein" w:date="2023-08-18T12:07:00Z">
            <w:rPr/>
          </w:rPrChange>
        </w:rPr>
        <w:instrText>HYPERLINK "https://msberends.github.io/AMR/"</w:instrText>
      </w:r>
      <w:r w:rsidR="007A4461">
        <w:fldChar w:fldCharType="separate"/>
      </w:r>
      <w:r w:rsidR="00FD5A1B" w:rsidRPr="00145264">
        <w:rPr>
          <w:rStyle w:val="Hyperlink"/>
          <w:lang w:val="en-GB"/>
        </w:rPr>
        <w:t>https://msberends.github.io/AMR/</w:t>
      </w:r>
      <w:r w:rsidR="007A4461">
        <w:rPr>
          <w:rStyle w:val="Hyperlink"/>
          <w:lang w:val="en-GB"/>
        </w:rPr>
        <w:fldChar w:fldCharType="end"/>
      </w:r>
      <w:r w:rsidR="00435C49">
        <w:rPr>
          <w:lang w:val="en-GB"/>
        </w:rPr>
        <w:t>.</w:t>
      </w:r>
    </w:p>
    <w:p w14:paraId="1743A1DD" w14:textId="41844821" w:rsidR="000C068D" w:rsidRPr="000C068D" w:rsidRDefault="000C068D" w:rsidP="000C068D">
      <w:pPr>
        <w:pStyle w:val="Lijstalinea"/>
        <w:numPr>
          <w:ilvl w:val="0"/>
          <w:numId w:val="2"/>
        </w:numPr>
        <w:rPr>
          <w:lang w:val="en-GB"/>
        </w:rPr>
      </w:pPr>
      <w:r w:rsidRPr="000C068D">
        <w:rPr>
          <w:lang w:val="en-GB"/>
        </w:rPr>
        <w:t xml:space="preserve">Download the AMR </w:t>
      </w:r>
      <w:r w:rsidR="00F41062">
        <w:rPr>
          <w:lang w:val="en-GB"/>
        </w:rPr>
        <w:t>d</w:t>
      </w:r>
      <w:r w:rsidRPr="000C068D">
        <w:rPr>
          <w:lang w:val="en-GB"/>
        </w:rPr>
        <w:t>ata:</w:t>
      </w:r>
    </w:p>
    <w:p w14:paraId="18A56A0A" w14:textId="77777777" w:rsidR="000C068D" w:rsidRPr="000C068D" w:rsidRDefault="000C068D" w:rsidP="00F41062">
      <w:pPr>
        <w:pStyle w:val="Lijstalinea"/>
        <w:numPr>
          <w:ilvl w:val="1"/>
          <w:numId w:val="2"/>
        </w:numPr>
        <w:rPr>
          <w:lang w:val="en-GB"/>
        </w:rPr>
      </w:pPr>
      <w:r w:rsidRPr="000C068D">
        <w:rPr>
          <w:lang w:val="en-GB"/>
        </w:rPr>
        <w:t>Before we proceed, let's ensure that you have the AMR data ready for analysis.</w:t>
      </w:r>
    </w:p>
    <w:p w14:paraId="1CE1B171" w14:textId="1B54BA33" w:rsidR="000C068D" w:rsidRPr="000C068D" w:rsidRDefault="000C068D" w:rsidP="00F41062">
      <w:pPr>
        <w:pStyle w:val="Lijstalinea"/>
        <w:numPr>
          <w:ilvl w:val="1"/>
          <w:numId w:val="2"/>
        </w:numPr>
        <w:rPr>
          <w:lang w:val="en-GB"/>
        </w:rPr>
      </w:pPr>
      <w:r w:rsidRPr="000C068D">
        <w:rPr>
          <w:lang w:val="en-GB"/>
        </w:rPr>
        <w:t xml:space="preserve">We have prepared a dataset that comprises the regional clinical microbiological laboratories' AMR data, which we will use throughout the practical. You can find the dataset </w:t>
      </w:r>
      <w:r w:rsidRPr="00E253D8">
        <w:rPr>
          <w:highlight w:val="yellow"/>
          <w:lang w:val="en-GB"/>
        </w:rPr>
        <w:t>on the university's online learning platform under the 'AMR Practical' section</w:t>
      </w:r>
      <w:r w:rsidRPr="000C068D">
        <w:rPr>
          <w:lang w:val="en-GB"/>
        </w:rPr>
        <w:t>. Please download and save it to a convenient location on your computer.</w:t>
      </w:r>
      <w:r w:rsidR="00F12C79">
        <w:rPr>
          <w:lang w:val="en-GB"/>
        </w:rPr>
        <w:t xml:space="preserve"> The data are not sensitive as they are anonymised.</w:t>
      </w:r>
    </w:p>
    <w:p w14:paraId="1960EB2F" w14:textId="465181A1" w:rsidR="000C068D" w:rsidRPr="000C068D" w:rsidRDefault="000C068D" w:rsidP="000C068D">
      <w:pPr>
        <w:pStyle w:val="Lijstalinea"/>
        <w:numPr>
          <w:ilvl w:val="0"/>
          <w:numId w:val="2"/>
        </w:numPr>
        <w:rPr>
          <w:lang w:val="en-GB"/>
        </w:rPr>
      </w:pPr>
      <w:r w:rsidRPr="000C068D">
        <w:rPr>
          <w:lang w:val="en-GB"/>
        </w:rPr>
        <w:t xml:space="preserve">Set the </w:t>
      </w:r>
      <w:r w:rsidR="00E253D8">
        <w:rPr>
          <w:lang w:val="en-GB"/>
        </w:rPr>
        <w:t>w</w:t>
      </w:r>
      <w:r w:rsidRPr="000C068D">
        <w:rPr>
          <w:lang w:val="en-GB"/>
        </w:rPr>
        <w:t xml:space="preserve">orking </w:t>
      </w:r>
      <w:r w:rsidR="00E253D8">
        <w:rPr>
          <w:lang w:val="en-GB"/>
        </w:rPr>
        <w:t>d</w:t>
      </w:r>
      <w:r w:rsidRPr="000C068D">
        <w:rPr>
          <w:lang w:val="en-GB"/>
        </w:rPr>
        <w:t>irectory:</w:t>
      </w:r>
    </w:p>
    <w:p w14:paraId="5F105524" w14:textId="362B2737" w:rsidR="000C068D" w:rsidRDefault="000C068D" w:rsidP="00E253D8">
      <w:pPr>
        <w:pStyle w:val="Lijstalinea"/>
        <w:numPr>
          <w:ilvl w:val="1"/>
          <w:numId w:val="2"/>
        </w:numPr>
        <w:rPr>
          <w:lang w:val="en-GB"/>
        </w:rPr>
      </w:pPr>
      <w:r w:rsidRPr="000C068D">
        <w:rPr>
          <w:lang w:val="en-GB"/>
        </w:rPr>
        <w:t>To ensure that R can locate the dataset, set your working directory to the location where you saved the downloaded data. You can do this by clicking on 'Session' in the top menu bar, then selecting 'Set Working Directory' and 'Choose Directory.' Navigate to the folder where you saved the dataset and select it.</w:t>
      </w:r>
    </w:p>
    <w:p w14:paraId="69456A07" w14:textId="11879D0A" w:rsidR="00F41F3B" w:rsidRDefault="00F41F3B" w:rsidP="00F41F3B">
      <w:pPr>
        <w:pStyle w:val="Lijstalinea"/>
        <w:numPr>
          <w:ilvl w:val="0"/>
          <w:numId w:val="2"/>
        </w:numPr>
        <w:rPr>
          <w:lang w:val="en-GB"/>
        </w:rPr>
      </w:pPr>
      <w:r>
        <w:rPr>
          <w:lang w:val="en-GB"/>
        </w:rPr>
        <w:t>Create a new file</w:t>
      </w:r>
      <w:r w:rsidR="00434C6F">
        <w:rPr>
          <w:lang w:val="en-GB"/>
        </w:rPr>
        <w:t>:</w:t>
      </w:r>
    </w:p>
    <w:p w14:paraId="07E9CFBA" w14:textId="4438E257" w:rsidR="00F41F3B" w:rsidRDefault="002965E6" w:rsidP="00F41F3B">
      <w:pPr>
        <w:pStyle w:val="Lijstalinea"/>
        <w:numPr>
          <w:ilvl w:val="1"/>
          <w:numId w:val="2"/>
        </w:numPr>
        <w:rPr>
          <w:lang w:val="en-GB"/>
        </w:rPr>
      </w:pPr>
      <w:r>
        <w:rPr>
          <w:lang w:val="en-GB"/>
        </w:rPr>
        <w:t>To create a new file to work in, choose from the menu ‘File’, then ‘New File’, then ‘R Script’.</w:t>
      </w:r>
    </w:p>
    <w:p w14:paraId="33C504F8" w14:textId="355F2F16" w:rsidR="00894B23" w:rsidRDefault="00894B23" w:rsidP="00F41F3B">
      <w:pPr>
        <w:pStyle w:val="Lijstalinea"/>
        <w:numPr>
          <w:ilvl w:val="1"/>
          <w:numId w:val="2"/>
        </w:numPr>
        <w:rPr>
          <w:lang w:val="en-GB"/>
        </w:rPr>
      </w:pPr>
      <w:r>
        <w:rPr>
          <w:lang w:val="en-GB"/>
        </w:rPr>
        <w:t>You should now have an interface similar to this:</w:t>
      </w:r>
    </w:p>
    <w:p w14:paraId="0A2C4146" w14:textId="159DEE46" w:rsidR="00894B23" w:rsidRPr="00434C6F" w:rsidRDefault="00FE38AF" w:rsidP="00434C6F">
      <w:pPr>
        <w:jc w:val="center"/>
        <w:rPr>
          <w:lang w:val="en-GB"/>
        </w:rPr>
      </w:pPr>
      <w:r>
        <w:rPr>
          <w:noProof/>
          <w:lang w:val="en-GB"/>
        </w:rPr>
        <w:lastRenderedPageBreak/>
        <mc:AlternateContent>
          <mc:Choice Requires="wps">
            <w:drawing>
              <wp:anchor distT="0" distB="0" distL="114300" distR="114300" simplePos="0" relativeHeight="251658241" behindDoc="0" locked="0" layoutInCell="1" allowOverlap="1" wp14:anchorId="51B22E15" wp14:editId="5207B994">
                <wp:simplePos x="0" y="0"/>
                <wp:positionH relativeFrom="column">
                  <wp:posOffset>381547</wp:posOffset>
                </wp:positionH>
                <wp:positionV relativeFrom="paragraph">
                  <wp:posOffset>824637</wp:posOffset>
                </wp:positionV>
                <wp:extent cx="605073" cy="531234"/>
                <wp:effectExtent l="12700" t="63500" r="68580" b="15240"/>
                <wp:wrapNone/>
                <wp:docPr id="1666144682" name="Straight Connector 1666144682"/>
                <wp:cNvGraphicFramePr/>
                <a:graphic xmlns:a="http://schemas.openxmlformats.org/drawingml/2006/main">
                  <a:graphicData uri="http://schemas.microsoft.com/office/word/2010/wordprocessingShape">
                    <wps:wsp>
                      <wps:cNvCnPr/>
                      <wps:spPr>
                        <a:xfrm flipH="1">
                          <a:off x="0" y="0"/>
                          <a:ext cx="605073" cy="531234"/>
                        </a:xfrm>
                        <a:prstGeom prst="line">
                          <a:avLst/>
                        </a:prstGeom>
                        <a:ln w="19050">
                          <a:solidFill>
                            <a:schemeClr val="accent1">
                              <a:lumMod val="50000"/>
                            </a:schemeClr>
                          </a:solidFill>
                          <a:headEnd type="oval"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66083" id="Straight Connector 5"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pt,64.95pt" to="77.7pt,10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" strokecolor="#336059 [1604]" strokeweight="1.5pt">
                <v:stroke startarrow="oval" startarrowwidth="wide" startarrowlength="long" joinstyle="miter"/>
              </v:line>
            </w:pict>
          </mc:Fallback>
        </mc:AlternateContent>
      </w:r>
      <w:r>
        <w:rPr>
          <w:noProof/>
          <w:lang w:val="en-GB"/>
        </w:rPr>
        <mc:AlternateContent>
          <mc:Choice Requires="wps">
            <w:drawing>
              <wp:anchor distT="0" distB="0" distL="114300" distR="114300" simplePos="0" relativeHeight="251658244" behindDoc="0" locked="0" layoutInCell="1" allowOverlap="1" wp14:anchorId="024BF725" wp14:editId="2039BB41">
                <wp:simplePos x="0" y="0"/>
                <wp:positionH relativeFrom="column">
                  <wp:posOffset>-342471</wp:posOffset>
                </wp:positionH>
                <wp:positionV relativeFrom="paragraph">
                  <wp:posOffset>1285240</wp:posOffset>
                </wp:positionV>
                <wp:extent cx="1295948" cy="480225"/>
                <wp:effectExtent l="12700" t="12700" r="12700" b="15240"/>
                <wp:wrapNone/>
                <wp:docPr id="985597438" name="Rounded Rectangle 985597438"/>
                <wp:cNvGraphicFramePr/>
                <a:graphic xmlns:a="http://schemas.openxmlformats.org/drawingml/2006/main">
                  <a:graphicData uri="http://schemas.microsoft.com/office/word/2010/wordprocessingShape">
                    <wps:wsp>
                      <wps:cNvSpPr/>
                      <wps:spPr>
                        <a:xfrm>
                          <a:off x="0" y="0"/>
                          <a:ext cx="1295948" cy="480225"/>
                        </a:xfrm>
                        <a:prstGeom prst="roundRect">
                          <a:avLst/>
                        </a:prstGeom>
                        <a:ln w="1905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8B36BC" w14:textId="19FD22A5" w:rsidR="00434C6F" w:rsidRPr="00434C6F" w:rsidRDefault="00434C6F" w:rsidP="00434C6F">
                            <w:pPr>
                              <w:jc w:val="center"/>
                              <w:rPr>
                                <w:lang w:val="en-US"/>
                              </w:rPr>
                            </w:pPr>
                            <w:r>
                              <w:rPr>
                                <w:lang w:val="en-US"/>
                              </w:rPr>
                              <w:t>Source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4BF725" id="Rounded Rectangle 985597438" o:spid="_x0000_s1026" style="position:absolute;left:0;text-align:left;margin-left:-26.95pt;margin-top:101.2pt;width:102.05pt;height:37.8pt;z-index:2516582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" fillcolor="#73b5ab [3204]" strokecolor="#336059 [1604]" strokeweight="1.5pt">
                <v:stroke joinstyle="miter"/>
                <v:textbox>
                  <w:txbxContent>
                    <w:p w14:paraId="2E8B36BC" w14:textId="19FD22A5" w:rsidR="00434C6F" w:rsidRPr="00434C6F" w:rsidRDefault="00434C6F" w:rsidP="00434C6F">
                      <w:pPr>
                        <w:jc w:val="center"/>
                        <w:rPr>
                          <w:lang w:val="en-US"/>
                        </w:rPr>
                      </w:pPr>
                      <w:r>
                        <w:rPr>
                          <w:lang w:val="en-US"/>
                        </w:rPr>
                        <w:t>Source Pane</w:t>
                      </w:r>
                    </w:p>
                  </w:txbxContent>
                </v:textbox>
              </v:roundrect>
            </w:pict>
          </mc:Fallback>
        </mc:AlternateContent>
      </w:r>
      <w:r w:rsidR="007644E1">
        <w:rPr>
          <w:noProof/>
          <w:lang w:val="en-GB"/>
        </w:rPr>
        <mc:AlternateContent>
          <mc:Choice Requires="wps">
            <w:drawing>
              <wp:anchor distT="0" distB="0" distL="114300" distR="114300" simplePos="0" relativeHeight="251658247" behindDoc="0" locked="0" layoutInCell="1" allowOverlap="1" wp14:anchorId="2A5D414A" wp14:editId="20526E4F">
                <wp:simplePos x="0" y="0"/>
                <wp:positionH relativeFrom="column">
                  <wp:posOffset>4926815</wp:posOffset>
                </wp:positionH>
                <wp:positionV relativeFrom="paragraph">
                  <wp:posOffset>1208405</wp:posOffset>
                </wp:positionV>
                <wp:extent cx="1295948" cy="480225"/>
                <wp:effectExtent l="12700" t="12700" r="12700" b="15240"/>
                <wp:wrapNone/>
                <wp:docPr id="1770142104" name="Rounded Rectangle 1770142104"/>
                <wp:cNvGraphicFramePr/>
                <a:graphic xmlns:a="http://schemas.openxmlformats.org/drawingml/2006/main">
                  <a:graphicData uri="http://schemas.microsoft.com/office/word/2010/wordprocessingShape">
                    <wps:wsp>
                      <wps:cNvSpPr/>
                      <wps:spPr>
                        <a:xfrm>
                          <a:off x="0" y="0"/>
                          <a:ext cx="1295948" cy="480225"/>
                        </a:xfrm>
                        <a:prstGeom prst="roundRect">
                          <a:avLst/>
                        </a:prstGeom>
                        <a:ln w="1905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285438" w14:textId="15DB7597" w:rsidR="00434C6F" w:rsidRPr="00434C6F" w:rsidRDefault="00434C6F" w:rsidP="00434C6F">
                            <w:pPr>
                              <w:jc w:val="center"/>
                              <w:rPr>
                                <w:lang w:val="en-US"/>
                              </w:rPr>
                            </w:pPr>
                            <w:r>
                              <w:rPr>
                                <w:lang w:val="en-US"/>
                              </w:rPr>
                              <w:t>Object 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5D414A" id="Rounded Rectangle 1770142104" o:spid="_x0000_s1027" style="position:absolute;left:0;text-align:left;margin-left:387.95pt;margin-top:95.15pt;width:102.05pt;height:37.8pt;z-index:25165824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" fillcolor="#73b5ab [3204]" strokecolor="#336059 [1604]" strokeweight="1.5pt">
                <v:stroke joinstyle="miter"/>
                <v:textbox>
                  <w:txbxContent>
                    <w:p w14:paraId="13285438" w14:textId="15DB7597" w:rsidR="00434C6F" w:rsidRPr="00434C6F" w:rsidRDefault="00434C6F" w:rsidP="00434C6F">
                      <w:pPr>
                        <w:jc w:val="center"/>
                        <w:rPr>
                          <w:lang w:val="en-US"/>
                        </w:rPr>
                      </w:pPr>
                      <w:r>
                        <w:rPr>
                          <w:lang w:val="en-US"/>
                        </w:rPr>
                        <w:t>Object Overview</w:t>
                      </w:r>
                    </w:p>
                  </w:txbxContent>
                </v:textbox>
              </v:roundrect>
            </w:pict>
          </mc:Fallback>
        </mc:AlternateContent>
      </w:r>
      <w:r w:rsidR="007644E1">
        <w:rPr>
          <w:noProof/>
          <w:lang w:val="en-GB"/>
        </w:rPr>
        <mc:AlternateContent>
          <mc:Choice Requires="wps">
            <w:drawing>
              <wp:anchor distT="0" distB="0" distL="114300" distR="114300" simplePos="0" relativeHeight="251658242" behindDoc="0" locked="0" layoutInCell="1" allowOverlap="1" wp14:anchorId="4BE4C09E" wp14:editId="6C96366D">
                <wp:simplePos x="0" y="0"/>
                <wp:positionH relativeFrom="column">
                  <wp:posOffset>1694947</wp:posOffset>
                </wp:positionH>
                <wp:positionV relativeFrom="paragraph">
                  <wp:posOffset>2870524</wp:posOffset>
                </wp:positionV>
                <wp:extent cx="443039" cy="864491"/>
                <wp:effectExtent l="63500" t="63500" r="14605" b="24765"/>
                <wp:wrapNone/>
                <wp:docPr id="129353169" name="Straight Connector 129353169"/>
                <wp:cNvGraphicFramePr/>
                <a:graphic xmlns:a="http://schemas.openxmlformats.org/drawingml/2006/main">
                  <a:graphicData uri="http://schemas.microsoft.com/office/word/2010/wordprocessingShape">
                    <wps:wsp>
                      <wps:cNvCnPr/>
                      <wps:spPr>
                        <a:xfrm>
                          <a:off x="0" y="0"/>
                          <a:ext cx="443039" cy="864491"/>
                        </a:xfrm>
                        <a:prstGeom prst="line">
                          <a:avLst/>
                        </a:prstGeom>
                        <a:ln w="19050">
                          <a:solidFill>
                            <a:schemeClr val="accent1">
                              <a:lumMod val="50000"/>
                            </a:schemeClr>
                          </a:solidFill>
                          <a:headEnd type="oval"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2ACB7" id="Straight Connector 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5pt,226.05pt" to="168.35pt,2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" strokecolor="#336059 [1604]" strokeweight="1.5pt">
                <v:stroke startarrow="oval" startarrowwidth="wide" startarrowlength="long" joinstyle="miter"/>
              </v:line>
            </w:pict>
          </mc:Fallback>
        </mc:AlternateContent>
      </w:r>
      <w:r w:rsidR="007644E1">
        <w:rPr>
          <w:noProof/>
          <w:lang w:val="en-GB"/>
        </w:rPr>
        <mc:AlternateContent>
          <mc:Choice Requires="wps">
            <w:drawing>
              <wp:anchor distT="0" distB="0" distL="114300" distR="114300" simplePos="0" relativeHeight="251658243" behindDoc="0" locked="0" layoutInCell="1" allowOverlap="1" wp14:anchorId="33CF779E" wp14:editId="59B2D47B">
                <wp:simplePos x="0" y="0"/>
                <wp:positionH relativeFrom="column">
                  <wp:posOffset>4400961</wp:posOffset>
                </wp:positionH>
                <wp:positionV relativeFrom="paragraph">
                  <wp:posOffset>2872809</wp:posOffset>
                </wp:positionV>
                <wp:extent cx="412270" cy="900420"/>
                <wp:effectExtent l="63500" t="63500" r="19685" b="14605"/>
                <wp:wrapNone/>
                <wp:docPr id="1705400841" name="Straight Connector 1705400841"/>
                <wp:cNvGraphicFramePr/>
                <a:graphic xmlns:a="http://schemas.openxmlformats.org/drawingml/2006/main">
                  <a:graphicData uri="http://schemas.microsoft.com/office/word/2010/wordprocessingShape">
                    <wps:wsp>
                      <wps:cNvCnPr/>
                      <wps:spPr>
                        <a:xfrm>
                          <a:off x="0" y="0"/>
                          <a:ext cx="412270" cy="900420"/>
                        </a:xfrm>
                        <a:prstGeom prst="line">
                          <a:avLst/>
                        </a:prstGeom>
                        <a:ln w="19050">
                          <a:solidFill>
                            <a:schemeClr val="accent1">
                              <a:lumMod val="50000"/>
                            </a:schemeClr>
                          </a:solidFill>
                          <a:headEnd type="oval"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C131F5" id="Straight Connector 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55pt,226.2pt" to="379pt,2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" strokecolor="#336059 [1604]" strokeweight="1.5pt">
                <v:stroke startarrow="oval" startarrowwidth="wide" startarrowlength="long" joinstyle="miter"/>
              </v:line>
            </w:pict>
          </mc:Fallback>
        </mc:AlternateContent>
      </w:r>
      <w:r w:rsidR="00595EF6">
        <w:rPr>
          <w:noProof/>
          <w:lang w:val="en-GB"/>
        </w:rPr>
        <mc:AlternateContent>
          <mc:Choice Requires="wps">
            <w:drawing>
              <wp:anchor distT="0" distB="0" distL="114300" distR="114300" simplePos="0" relativeHeight="251658240" behindDoc="0" locked="0" layoutInCell="1" allowOverlap="1" wp14:anchorId="7486B2DD" wp14:editId="3C8E52D1">
                <wp:simplePos x="0" y="0"/>
                <wp:positionH relativeFrom="column">
                  <wp:posOffset>4460167</wp:posOffset>
                </wp:positionH>
                <wp:positionV relativeFrom="paragraph">
                  <wp:posOffset>1057165</wp:posOffset>
                </wp:positionV>
                <wp:extent cx="807756" cy="301095"/>
                <wp:effectExtent l="63500" t="63500" r="17780" b="16510"/>
                <wp:wrapNone/>
                <wp:docPr id="1183228444" name="Straight Connector 1183228444"/>
                <wp:cNvGraphicFramePr/>
                <a:graphic xmlns:a="http://schemas.openxmlformats.org/drawingml/2006/main">
                  <a:graphicData uri="http://schemas.microsoft.com/office/word/2010/wordprocessingShape">
                    <wps:wsp>
                      <wps:cNvCnPr/>
                      <wps:spPr>
                        <a:xfrm>
                          <a:off x="0" y="0"/>
                          <a:ext cx="807756" cy="301095"/>
                        </a:xfrm>
                        <a:prstGeom prst="line">
                          <a:avLst/>
                        </a:prstGeom>
                        <a:ln w="19050">
                          <a:solidFill>
                            <a:schemeClr val="accent1">
                              <a:lumMod val="50000"/>
                            </a:schemeClr>
                          </a:solidFill>
                          <a:headEnd type="oval"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04931"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2pt,83.25pt" to="414.8pt,1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" strokecolor="#336059 [1604]" strokeweight="1.5pt">
                <v:stroke startarrow="oval" startarrowwidth="wide" startarrowlength="long" joinstyle="miter"/>
              </v:line>
            </w:pict>
          </mc:Fallback>
        </mc:AlternateContent>
      </w:r>
      <w:r w:rsidR="00595EF6">
        <w:rPr>
          <w:noProof/>
          <w:lang w:val="en-GB"/>
        </w:rPr>
        <mc:AlternateContent>
          <mc:Choice Requires="wps">
            <w:drawing>
              <wp:anchor distT="0" distB="0" distL="114300" distR="114300" simplePos="0" relativeHeight="251658246" behindDoc="0" locked="0" layoutInCell="1" allowOverlap="1" wp14:anchorId="4C2289BF" wp14:editId="37ED2933">
                <wp:simplePos x="0" y="0"/>
                <wp:positionH relativeFrom="column">
                  <wp:posOffset>4631905</wp:posOffset>
                </wp:positionH>
                <wp:positionV relativeFrom="paragraph">
                  <wp:posOffset>3695677</wp:posOffset>
                </wp:positionV>
                <wp:extent cx="1295948" cy="480225"/>
                <wp:effectExtent l="12700" t="12700" r="12700" b="15240"/>
                <wp:wrapNone/>
                <wp:docPr id="1215764404" name="Rounded Rectangle 1215764404"/>
                <wp:cNvGraphicFramePr/>
                <a:graphic xmlns:a="http://schemas.openxmlformats.org/drawingml/2006/main">
                  <a:graphicData uri="http://schemas.microsoft.com/office/word/2010/wordprocessingShape">
                    <wps:wsp>
                      <wps:cNvSpPr/>
                      <wps:spPr>
                        <a:xfrm>
                          <a:off x="0" y="0"/>
                          <a:ext cx="1295948" cy="480225"/>
                        </a:xfrm>
                        <a:prstGeom prst="roundRect">
                          <a:avLst/>
                        </a:prstGeom>
                        <a:ln w="1905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10528D" w14:textId="4B55F62B" w:rsidR="00434C6F" w:rsidRPr="00434C6F" w:rsidRDefault="00434C6F" w:rsidP="00434C6F">
                            <w:pPr>
                              <w:jc w:val="center"/>
                              <w:rPr>
                                <w:lang w:val="en-US"/>
                              </w:rPr>
                            </w:pPr>
                            <w:r>
                              <w:rPr>
                                <w:lang w:val="en-US"/>
                              </w:rPr>
                              <w:t>File 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2289BF" id="Rounded Rectangle 1215764404" o:spid="_x0000_s1028" style="position:absolute;left:0;text-align:left;margin-left:364.7pt;margin-top:291pt;width:102.05pt;height:37.8pt;z-index:25165824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" fillcolor="#73b5ab [3204]" strokecolor="#336059 [1604]" strokeweight="1.5pt">
                <v:stroke joinstyle="miter"/>
                <v:textbox>
                  <w:txbxContent>
                    <w:p w14:paraId="2D10528D" w14:textId="4B55F62B" w:rsidR="00434C6F" w:rsidRPr="00434C6F" w:rsidRDefault="00434C6F" w:rsidP="00434C6F">
                      <w:pPr>
                        <w:jc w:val="center"/>
                        <w:rPr>
                          <w:lang w:val="en-US"/>
                        </w:rPr>
                      </w:pPr>
                      <w:r>
                        <w:rPr>
                          <w:lang w:val="en-US"/>
                        </w:rPr>
                        <w:t>File Overview</w:t>
                      </w:r>
                    </w:p>
                  </w:txbxContent>
                </v:textbox>
              </v:roundrect>
            </w:pict>
          </mc:Fallback>
        </mc:AlternateContent>
      </w:r>
      <w:r w:rsidR="00595EF6">
        <w:rPr>
          <w:noProof/>
          <w:lang w:val="en-GB"/>
        </w:rPr>
        <mc:AlternateContent>
          <mc:Choice Requires="wps">
            <w:drawing>
              <wp:anchor distT="0" distB="0" distL="114300" distR="114300" simplePos="0" relativeHeight="251658245" behindDoc="0" locked="0" layoutInCell="1" allowOverlap="1" wp14:anchorId="015BECCB" wp14:editId="61D15D17">
                <wp:simplePos x="0" y="0"/>
                <wp:positionH relativeFrom="column">
                  <wp:posOffset>2020117</wp:posOffset>
                </wp:positionH>
                <wp:positionV relativeFrom="paragraph">
                  <wp:posOffset>3662785</wp:posOffset>
                </wp:positionV>
                <wp:extent cx="1295948" cy="480225"/>
                <wp:effectExtent l="12700" t="12700" r="12700" b="15240"/>
                <wp:wrapNone/>
                <wp:docPr id="199624368" name="Rounded Rectangle 199624368"/>
                <wp:cNvGraphicFramePr/>
                <a:graphic xmlns:a="http://schemas.openxmlformats.org/drawingml/2006/main">
                  <a:graphicData uri="http://schemas.microsoft.com/office/word/2010/wordprocessingShape">
                    <wps:wsp>
                      <wps:cNvSpPr/>
                      <wps:spPr>
                        <a:xfrm>
                          <a:off x="0" y="0"/>
                          <a:ext cx="1295948" cy="480225"/>
                        </a:xfrm>
                        <a:prstGeom prst="roundRect">
                          <a:avLst/>
                        </a:prstGeom>
                        <a:ln w="1905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F4C9AAB" w14:textId="0C9EFD25" w:rsidR="00434C6F" w:rsidRPr="00434C6F" w:rsidRDefault="00434C6F" w:rsidP="00434C6F">
                            <w:pPr>
                              <w:jc w:val="center"/>
                              <w:rPr>
                                <w:lang w:val="en-US"/>
                              </w:rPr>
                            </w:pPr>
                            <w:r>
                              <w:rPr>
                                <w:lang w:val="en-US"/>
                              </w:rPr>
                              <w:t>Console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5BECCB" id="Rounded Rectangle 199624368" o:spid="_x0000_s1029" style="position:absolute;left:0;text-align:left;margin-left:159.05pt;margin-top:288.4pt;width:102.05pt;height:37.8pt;z-index:25165824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" fillcolor="#73b5ab [3204]" strokecolor="#336059 [1604]" strokeweight="1.5pt">
                <v:stroke joinstyle="miter"/>
                <v:textbox>
                  <w:txbxContent>
                    <w:p w14:paraId="2F4C9AAB" w14:textId="0C9EFD25" w:rsidR="00434C6F" w:rsidRPr="00434C6F" w:rsidRDefault="00434C6F" w:rsidP="00434C6F">
                      <w:pPr>
                        <w:jc w:val="center"/>
                        <w:rPr>
                          <w:lang w:val="en-US"/>
                        </w:rPr>
                      </w:pPr>
                      <w:r>
                        <w:rPr>
                          <w:lang w:val="en-US"/>
                        </w:rPr>
                        <w:t>Console</w:t>
                      </w:r>
                    </w:p>
                  </w:txbxContent>
                </v:textbox>
              </v:roundrect>
            </w:pict>
          </mc:Fallback>
        </mc:AlternateContent>
      </w:r>
      <w:r w:rsidR="007644E1" w:rsidRPr="007644E1">
        <w:rPr>
          <w:noProof/>
          <w:lang w:val="en-GB"/>
        </w:rPr>
        <w:drawing>
          <wp:inline distT="0" distB="0" distL="0" distR="0" wp14:anchorId="6A33CF2F" wp14:editId="08C1330C">
            <wp:extent cx="5731510" cy="3736975"/>
            <wp:effectExtent l="0" t="0" r="0" b="0"/>
            <wp:docPr id="1206882466" name="Picture 12068824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82466" name="Picture 1" descr="A screenshot of a computer&#10;&#10;Description automatically generated"/>
                    <pic:cNvPicPr/>
                  </pic:nvPicPr>
                  <pic:blipFill>
                    <a:blip r:embed="rId8"/>
                    <a:stretch>
                      <a:fillRect/>
                    </a:stretch>
                  </pic:blipFill>
                  <pic:spPr>
                    <a:xfrm>
                      <a:off x="0" y="0"/>
                      <a:ext cx="5731510" cy="3736975"/>
                    </a:xfrm>
                    <a:prstGeom prst="rect">
                      <a:avLst/>
                    </a:prstGeom>
                  </pic:spPr>
                </pic:pic>
              </a:graphicData>
            </a:graphic>
          </wp:inline>
        </w:drawing>
      </w:r>
    </w:p>
    <w:p w14:paraId="612FFCE3" w14:textId="77777777" w:rsidR="00594584" w:rsidRPr="00594584" w:rsidRDefault="00594584" w:rsidP="00594584">
      <w:pPr>
        <w:rPr>
          <w:lang w:val="en-GB"/>
        </w:rPr>
      </w:pPr>
    </w:p>
    <w:p w14:paraId="2F1924E3" w14:textId="77777777" w:rsidR="00595EF6" w:rsidRDefault="00595EF6" w:rsidP="001C4D88">
      <w:pPr>
        <w:rPr>
          <w:lang w:val="en-GB"/>
        </w:rPr>
      </w:pPr>
    </w:p>
    <w:p w14:paraId="51E3BFDE" w14:textId="77777777" w:rsidR="00595EF6" w:rsidRDefault="00595EF6" w:rsidP="001C4D88">
      <w:pPr>
        <w:rPr>
          <w:lang w:val="en-GB"/>
        </w:rPr>
      </w:pPr>
    </w:p>
    <w:p w14:paraId="08647700" w14:textId="77777777" w:rsidR="007644E1" w:rsidRDefault="007644E1" w:rsidP="001C4D88">
      <w:pPr>
        <w:rPr>
          <w:lang w:val="en-GB"/>
        </w:rPr>
      </w:pPr>
    </w:p>
    <w:p w14:paraId="0AADBEB6" w14:textId="77777777" w:rsidR="00FE38AF" w:rsidRDefault="00FE38AF" w:rsidP="001C4D88">
      <w:pPr>
        <w:rPr>
          <w:lang w:val="en-GB"/>
        </w:rPr>
      </w:pPr>
    </w:p>
    <w:p w14:paraId="02FBB0C7" w14:textId="66CABC7C" w:rsidR="001C4D88" w:rsidRDefault="00594584" w:rsidP="001C4D88">
      <w:pPr>
        <w:rPr>
          <w:lang w:val="en-GB"/>
        </w:rPr>
      </w:pPr>
      <w:r>
        <w:rPr>
          <w:lang w:val="en-GB"/>
        </w:rPr>
        <w:t>Great! Y</w:t>
      </w:r>
      <w:r w:rsidRPr="00594584">
        <w:rPr>
          <w:lang w:val="en-GB"/>
        </w:rPr>
        <w:t>ou are now all set to embark on your AMR data analysis journey. Our instructors will guide you through each step, explaining concepts, and helping you gain valuable insights from the data. If you encounter any issues or have any questions during the practical, feel free to ask for assistance.</w:t>
      </w:r>
      <w:r>
        <w:rPr>
          <w:lang w:val="en-GB"/>
        </w:rPr>
        <w:t xml:space="preserve"> Happy analysing!</w:t>
      </w:r>
    </w:p>
    <w:p w14:paraId="42A86F93" w14:textId="1AA05177" w:rsidR="00434C6F" w:rsidRDefault="00434C6F">
      <w:pPr>
        <w:jc w:val="left"/>
        <w:rPr>
          <w:lang w:val="en-GB"/>
        </w:rPr>
      </w:pPr>
      <w:r>
        <w:rPr>
          <w:lang w:val="en-GB"/>
        </w:rPr>
        <w:br w:type="page"/>
      </w:r>
    </w:p>
    <w:p w14:paraId="0CF8C102" w14:textId="2F4C178F" w:rsidR="00A22BB6" w:rsidRDefault="00A22BB6" w:rsidP="001C4D88">
      <w:pPr>
        <w:pStyle w:val="Kop2"/>
        <w:rPr>
          <w:lang w:val="en-GB"/>
        </w:rPr>
      </w:pPr>
      <w:r w:rsidRPr="00A22BB6">
        <w:rPr>
          <w:lang w:val="en-GB"/>
        </w:rPr>
        <w:lastRenderedPageBreak/>
        <w:t>Assignments</w:t>
      </w:r>
    </w:p>
    <w:p w14:paraId="297BB649" w14:textId="77777777" w:rsidR="0059497A" w:rsidRDefault="0024325E" w:rsidP="0059497A">
      <w:pPr>
        <w:rPr>
          <w:lang w:val="en-GB"/>
        </w:rPr>
      </w:pPr>
      <w:r w:rsidRPr="0024325E">
        <w:rPr>
          <w:lang w:val="en-GB"/>
        </w:rPr>
        <w:t xml:space="preserve">Let's introduce the assignments for our AMR data analysis practical. We will provide guidance and explain the objectives of each assignment to ensure everyone is on the right track. </w:t>
      </w:r>
      <w:r w:rsidR="0059497A" w:rsidRPr="0059497A">
        <w:rPr>
          <w:b/>
          <w:bCs/>
          <w:lang w:val="en-GB"/>
        </w:rPr>
        <w:t>Remember</w:t>
      </w:r>
      <w:r w:rsidR="0059497A" w:rsidRPr="00C4794A">
        <w:rPr>
          <w:lang w:val="en-GB"/>
        </w:rPr>
        <w:t xml:space="preserve">, the practical is designed to be hands-on and engaging. Don't hesitate to ask questions and seek guidance from our instructors if you encounter any challenges. </w:t>
      </w:r>
    </w:p>
    <w:p w14:paraId="3CE366DA" w14:textId="2FE859B6" w:rsidR="0024325E" w:rsidRPr="0024325E" w:rsidRDefault="0024325E" w:rsidP="009444B2">
      <w:pPr>
        <w:pStyle w:val="Kop3"/>
        <w:rPr>
          <w:lang w:val="en-GB"/>
        </w:rPr>
      </w:pPr>
      <w:r w:rsidRPr="0024325E">
        <w:rPr>
          <w:lang w:val="en-GB"/>
        </w:rPr>
        <w:t xml:space="preserve">Assignment </w:t>
      </w:r>
      <w:r w:rsidR="00E35C66">
        <w:rPr>
          <w:lang w:val="en-GB"/>
        </w:rPr>
        <w:t>#</w:t>
      </w:r>
      <w:r w:rsidRPr="0024325E">
        <w:rPr>
          <w:lang w:val="en-GB"/>
        </w:rPr>
        <w:t>1</w:t>
      </w:r>
      <w:r w:rsidR="00BC1367">
        <w:rPr>
          <w:lang w:val="en-GB"/>
        </w:rPr>
        <w:t xml:space="preserve">: </w:t>
      </w:r>
      <w:r w:rsidR="00E35C66" w:rsidRPr="0024325E">
        <w:rPr>
          <w:lang w:val="en-GB"/>
        </w:rPr>
        <w:t>Nitro</w:t>
      </w:r>
      <w:r w:rsidR="00E35C66">
        <w:rPr>
          <w:lang w:val="en-GB"/>
        </w:rPr>
        <w:t>furantoin</w:t>
      </w:r>
      <w:r w:rsidRPr="0024325E">
        <w:rPr>
          <w:lang w:val="en-GB"/>
        </w:rPr>
        <w:t xml:space="preserve"> Resistance in Urine Culture Isolates </w:t>
      </w:r>
      <w:r w:rsidR="006A37F8">
        <w:rPr>
          <w:lang w:val="en-GB"/>
        </w:rPr>
        <w:t xml:space="preserve">from </w:t>
      </w:r>
      <w:r w:rsidRPr="0024325E">
        <w:rPr>
          <w:lang w:val="en-GB"/>
        </w:rPr>
        <w:t>Primary Care Over Time</w:t>
      </w:r>
    </w:p>
    <w:p w14:paraId="7AED8120" w14:textId="59CC66ED" w:rsidR="0024325E" w:rsidRPr="0024325E" w:rsidRDefault="0024325E" w:rsidP="00E35C66">
      <w:pPr>
        <w:pStyle w:val="Kop4"/>
        <w:rPr>
          <w:lang w:val="en-GB"/>
        </w:rPr>
      </w:pPr>
      <w:r w:rsidRPr="0024325E">
        <w:rPr>
          <w:lang w:val="en-GB"/>
        </w:rPr>
        <w:t>Objective</w:t>
      </w:r>
    </w:p>
    <w:p w14:paraId="5653DBCD" w14:textId="2407DFD3" w:rsidR="00B23D37" w:rsidRPr="0024325E" w:rsidRDefault="0024325E" w:rsidP="0024325E">
      <w:pPr>
        <w:rPr>
          <w:lang w:val="en-GB"/>
        </w:rPr>
      </w:pPr>
      <w:r w:rsidRPr="0024325E">
        <w:rPr>
          <w:lang w:val="en-GB"/>
        </w:rPr>
        <w:t xml:space="preserve">In this assignment, we will explore the trend of </w:t>
      </w:r>
      <w:r w:rsidR="00E35C66">
        <w:rPr>
          <w:lang w:val="en-GB"/>
        </w:rPr>
        <w:t>n</w:t>
      </w:r>
      <w:r w:rsidR="00E35C66" w:rsidRPr="0024325E">
        <w:rPr>
          <w:lang w:val="en-GB"/>
        </w:rPr>
        <w:t>itro</w:t>
      </w:r>
      <w:r w:rsidR="00E35C66">
        <w:rPr>
          <w:lang w:val="en-GB"/>
        </w:rPr>
        <w:t>furantoin</w:t>
      </w:r>
      <w:r w:rsidR="00E35C66" w:rsidRPr="0024325E">
        <w:rPr>
          <w:lang w:val="en-GB"/>
        </w:rPr>
        <w:t xml:space="preserve"> </w:t>
      </w:r>
      <w:r w:rsidRPr="0024325E">
        <w:rPr>
          <w:lang w:val="en-GB"/>
        </w:rPr>
        <w:t xml:space="preserve">resistance in urine culture isolates obtained from patients visiting primary care clinics. We want to understand how the resistance to </w:t>
      </w:r>
      <w:r w:rsidR="00E35C66">
        <w:rPr>
          <w:lang w:val="en-GB"/>
        </w:rPr>
        <w:t>n</w:t>
      </w:r>
      <w:r w:rsidR="00E35C66" w:rsidRPr="0024325E">
        <w:rPr>
          <w:lang w:val="en-GB"/>
        </w:rPr>
        <w:t>itro</w:t>
      </w:r>
      <w:r w:rsidR="00E35C66">
        <w:rPr>
          <w:lang w:val="en-GB"/>
        </w:rPr>
        <w:t>furantoin</w:t>
      </w:r>
      <w:r w:rsidR="00E35C66" w:rsidRPr="0024325E">
        <w:rPr>
          <w:lang w:val="en-GB"/>
        </w:rPr>
        <w:t xml:space="preserve"> </w:t>
      </w:r>
      <w:r w:rsidRPr="0024325E">
        <w:rPr>
          <w:lang w:val="en-GB"/>
        </w:rPr>
        <w:t>antibiotics has evolved over time and if there are any significant patterns or changes.</w:t>
      </w:r>
    </w:p>
    <w:p w14:paraId="0E2F50C0" w14:textId="67289CEF" w:rsidR="0024325E" w:rsidRDefault="0024325E" w:rsidP="00E35C66">
      <w:pPr>
        <w:pStyle w:val="Kop4"/>
        <w:rPr>
          <w:lang w:val="en-GB"/>
        </w:rPr>
      </w:pPr>
      <w:r w:rsidRPr="0024325E">
        <w:rPr>
          <w:lang w:val="en-GB"/>
        </w:rPr>
        <w:t>Guidance</w:t>
      </w:r>
    </w:p>
    <w:p w14:paraId="0C562010" w14:textId="33B96063" w:rsidR="00B23D37" w:rsidRDefault="00B23D37" w:rsidP="00B23D37">
      <w:pPr>
        <w:rPr>
          <w:lang w:val="en-GB"/>
        </w:rPr>
      </w:pPr>
      <w:r>
        <w:rPr>
          <w:lang w:val="en-GB"/>
        </w:rPr>
        <w:t xml:space="preserve">The guidance on this first assignment will be rather extensive to get you started. Advanced R users are advised to </w:t>
      </w:r>
      <w:r w:rsidR="00C02490">
        <w:rPr>
          <w:lang w:val="en-GB"/>
        </w:rPr>
        <w:t>take on the additional tasks as pointed out.</w:t>
      </w:r>
    </w:p>
    <w:p w14:paraId="24B290C6" w14:textId="77777777" w:rsidR="00C02490" w:rsidRPr="00B23D37" w:rsidRDefault="00C02490" w:rsidP="00B23D37">
      <w:pPr>
        <w:rPr>
          <w:lang w:val="en-GB"/>
        </w:rPr>
      </w:pPr>
    </w:p>
    <w:p w14:paraId="483989E6" w14:textId="69A8F288" w:rsidR="0024325E" w:rsidRDefault="0024325E" w:rsidP="00FC6308">
      <w:pPr>
        <w:pStyle w:val="Lijstalinea"/>
        <w:numPr>
          <w:ilvl w:val="0"/>
          <w:numId w:val="5"/>
        </w:numPr>
        <w:rPr>
          <w:lang w:val="en-GB"/>
        </w:rPr>
      </w:pPr>
      <w:r w:rsidRPr="00BC1367">
        <w:rPr>
          <w:lang w:val="en-GB"/>
        </w:rPr>
        <w:t>Load the AMR dataset into RStudio and familiari</w:t>
      </w:r>
      <w:r w:rsidR="00E336AE">
        <w:rPr>
          <w:lang w:val="en-GB"/>
        </w:rPr>
        <w:t>s</w:t>
      </w:r>
      <w:r w:rsidRPr="00BC1367">
        <w:rPr>
          <w:lang w:val="en-GB"/>
        </w:rPr>
        <w:t>e yourself with its structure</w:t>
      </w:r>
      <w:r w:rsidR="00F32E35">
        <w:rPr>
          <w:lang w:val="en-GB"/>
        </w:rPr>
        <w:t xml:space="preserve"> and some basic functions</w:t>
      </w:r>
      <w:r w:rsidRPr="00BC1367">
        <w:rPr>
          <w:lang w:val="en-GB"/>
        </w:rPr>
        <w:t>.</w:t>
      </w:r>
      <w:r w:rsidR="00F32E35">
        <w:rPr>
          <w:lang w:val="en-GB"/>
        </w:rPr>
        <w:t xml:space="preserve"> </w:t>
      </w:r>
      <w:r w:rsidR="009D62B6">
        <w:rPr>
          <w:lang w:val="en-GB"/>
        </w:rPr>
        <w:t xml:space="preserve">Below </w:t>
      </w:r>
      <w:r w:rsidR="00F32E35">
        <w:rPr>
          <w:lang w:val="en-GB"/>
        </w:rPr>
        <w:t>example script</w:t>
      </w:r>
      <w:r w:rsidR="009D62B6">
        <w:rPr>
          <w:lang w:val="en-GB"/>
        </w:rPr>
        <w:t xml:space="preserve"> </w:t>
      </w:r>
      <w:r w:rsidR="00F32E35">
        <w:rPr>
          <w:lang w:val="en-GB"/>
        </w:rPr>
        <w:t xml:space="preserve">can be pasted as a </w:t>
      </w:r>
      <w:r w:rsidR="00BB133F">
        <w:rPr>
          <w:lang w:val="en-GB"/>
        </w:rPr>
        <w:t xml:space="preserve">whole </w:t>
      </w:r>
      <w:r w:rsidR="00F32E35">
        <w:rPr>
          <w:lang w:val="en-GB"/>
        </w:rPr>
        <w:t>in</w:t>
      </w:r>
      <w:r w:rsidR="00BB133F">
        <w:rPr>
          <w:lang w:val="en-GB"/>
        </w:rPr>
        <w:t>to</w:t>
      </w:r>
      <w:r w:rsidR="00F32E35">
        <w:rPr>
          <w:lang w:val="en-GB"/>
        </w:rPr>
        <w:t xml:space="preserve"> the </w:t>
      </w:r>
      <w:r w:rsidR="00BB133F">
        <w:rPr>
          <w:lang w:val="en-GB"/>
        </w:rPr>
        <w:t>Source Pane:</w:t>
      </w:r>
    </w:p>
    <w:p w14:paraId="729FAF31" w14:textId="77777777" w:rsidR="00323CA5" w:rsidRDefault="00323CA5" w:rsidP="00323CA5">
      <w:pPr>
        <w:pStyle w:val="Lijstalinea"/>
        <w:rPr>
          <w:lang w:val="en-GB"/>
        </w:rPr>
      </w:pPr>
    </w:p>
    <w:p w14:paraId="26837F70" w14:textId="77777777" w:rsidR="001A323F" w:rsidRPr="001A323F" w:rsidRDefault="001A323F" w:rsidP="001A323F">
      <w:pPr>
        <w:pStyle w:val="Lijstalinea"/>
        <w:rPr>
          <w:rStyle w:val="Nadruk"/>
          <w:b w:val="0"/>
          <w:bCs/>
          <w:color w:val="808080" w:themeColor="background1" w:themeShade="80"/>
          <w:lang w:val="en-GB"/>
        </w:rPr>
      </w:pPr>
      <w:r w:rsidRPr="001A323F">
        <w:rPr>
          <w:rStyle w:val="Nadruk"/>
          <w:b w:val="0"/>
          <w:bCs/>
          <w:color w:val="808080" w:themeColor="background1" w:themeShade="80"/>
          <w:lang w:val="en-GB"/>
        </w:rPr>
        <w:t># Load the AMR dataset into RStudio using the read_csv2 function.</w:t>
      </w:r>
    </w:p>
    <w:p w14:paraId="1DBCB233" w14:textId="31FD8B63" w:rsidR="001A323F" w:rsidRPr="001A323F" w:rsidRDefault="001A323F" w:rsidP="001A323F">
      <w:pPr>
        <w:pStyle w:val="Lijstalinea"/>
        <w:rPr>
          <w:rStyle w:val="Nadruk"/>
          <w:lang w:val="en-GB"/>
        </w:rPr>
      </w:pPr>
      <w:r w:rsidRPr="001A323F">
        <w:rPr>
          <w:rStyle w:val="Nadruk"/>
          <w:lang w:val="en-GB"/>
        </w:rPr>
        <w:t xml:space="preserve">isolates &lt;- </w:t>
      </w:r>
      <w:ins w:id="10" w:author="Dennis Souverein" w:date="2023-08-17T12:09:00Z">
        <w:r w:rsidR="00A67C69" w:rsidRPr="00A67C69">
          <w:rPr>
            <w:rStyle w:val="Nadruk"/>
            <w:lang w:val="en-GB"/>
          </w:rPr>
          <w:t>read_rds("isolates_def.rds")</w:t>
        </w:r>
      </w:ins>
      <w:del w:id="11" w:author="Dennis Souverein" w:date="2023-08-17T12:09:00Z">
        <w:r w:rsidRPr="001A323F" w:rsidDel="00A67C69">
          <w:rPr>
            <w:rStyle w:val="Nadruk"/>
            <w:lang w:val="en-GB"/>
          </w:rPr>
          <w:delText>read_csv2("eucic_amr.csv")</w:delText>
        </w:r>
      </w:del>
    </w:p>
    <w:p w14:paraId="6B0CFF14" w14:textId="77777777" w:rsidR="001A323F" w:rsidRPr="001A323F" w:rsidRDefault="001A323F" w:rsidP="001A323F">
      <w:pPr>
        <w:pStyle w:val="Lijstalinea"/>
        <w:rPr>
          <w:rStyle w:val="Nadruk"/>
          <w:lang w:val="en-GB"/>
        </w:rPr>
      </w:pPr>
    </w:p>
    <w:p w14:paraId="6CA29714" w14:textId="77777777" w:rsidR="001A323F" w:rsidRPr="001A323F" w:rsidRDefault="001A323F" w:rsidP="001A323F">
      <w:pPr>
        <w:pStyle w:val="Lijstalinea"/>
        <w:rPr>
          <w:rStyle w:val="Nadruk"/>
          <w:b w:val="0"/>
          <w:bCs/>
          <w:color w:val="808080" w:themeColor="background1" w:themeShade="80"/>
          <w:lang w:val="en-GB"/>
        </w:rPr>
      </w:pPr>
      <w:r w:rsidRPr="001A323F">
        <w:rPr>
          <w:rStyle w:val="Nadruk"/>
          <w:b w:val="0"/>
          <w:bCs/>
          <w:color w:val="808080" w:themeColor="background1" w:themeShade="80"/>
          <w:lang w:val="en-GB"/>
        </w:rPr>
        <w:t xml:space="preserve"># To have a look at </w:t>
      </w:r>
      <w:r w:rsidRPr="001A323F">
        <w:rPr>
          <w:rStyle w:val="Subtieleverwijzing"/>
        </w:rPr>
        <w:t>the</w:t>
      </w:r>
      <w:r w:rsidRPr="001A323F">
        <w:rPr>
          <w:rStyle w:val="Nadruk"/>
          <w:b w:val="0"/>
          <w:bCs/>
          <w:color w:val="808080" w:themeColor="background1" w:themeShade="80"/>
          <w:lang w:val="en-GB"/>
        </w:rPr>
        <w:t xml:space="preserve"> data, simply type its name:</w:t>
      </w:r>
    </w:p>
    <w:p w14:paraId="348ABB00" w14:textId="77777777" w:rsidR="001A323F" w:rsidRPr="001A323F" w:rsidRDefault="001A323F" w:rsidP="001A323F">
      <w:pPr>
        <w:pStyle w:val="Lijstalinea"/>
        <w:rPr>
          <w:rStyle w:val="Nadruk"/>
          <w:lang w:val="en-GB"/>
        </w:rPr>
      </w:pPr>
      <w:r w:rsidRPr="001A323F">
        <w:rPr>
          <w:rStyle w:val="Nadruk"/>
          <w:lang w:val="en-GB"/>
        </w:rPr>
        <w:t>isolates</w:t>
      </w:r>
    </w:p>
    <w:p w14:paraId="4934B5A8" w14:textId="77777777" w:rsidR="001A323F" w:rsidRPr="001A323F" w:rsidRDefault="001A323F" w:rsidP="001A323F">
      <w:pPr>
        <w:pStyle w:val="Lijstalinea"/>
        <w:rPr>
          <w:rStyle w:val="Nadruk"/>
          <w:lang w:val="en-GB"/>
        </w:rPr>
      </w:pPr>
    </w:p>
    <w:p w14:paraId="0629D2E3" w14:textId="77777777" w:rsidR="001A323F" w:rsidRPr="001A323F" w:rsidRDefault="001A323F" w:rsidP="001A323F">
      <w:pPr>
        <w:pStyle w:val="Lijstalinea"/>
        <w:rPr>
          <w:rStyle w:val="Subtieleverwijzing"/>
        </w:rPr>
      </w:pPr>
      <w:r w:rsidRPr="001A323F">
        <w:rPr>
          <w:rStyle w:val="Subtieleverwijzing"/>
        </w:rPr>
        <w:t># Or, you can create a summary of the data to get an overview:</w:t>
      </w:r>
    </w:p>
    <w:p w14:paraId="0D8C14AD" w14:textId="77777777" w:rsidR="001A323F" w:rsidRPr="001A323F" w:rsidRDefault="001A323F" w:rsidP="001A323F">
      <w:pPr>
        <w:pStyle w:val="Lijstalinea"/>
        <w:rPr>
          <w:rStyle w:val="Nadruk"/>
          <w:lang w:val="en-GB"/>
        </w:rPr>
      </w:pPr>
      <w:r w:rsidRPr="001A323F">
        <w:rPr>
          <w:rStyle w:val="Nadruk"/>
          <w:lang w:val="en-GB"/>
        </w:rPr>
        <w:t>summary(isolates)</w:t>
      </w:r>
    </w:p>
    <w:p w14:paraId="5201EBE4" w14:textId="77777777" w:rsidR="001A323F" w:rsidRPr="001A323F" w:rsidRDefault="001A323F" w:rsidP="001A323F">
      <w:pPr>
        <w:pStyle w:val="Lijstalinea"/>
        <w:rPr>
          <w:rStyle w:val="Nadruk"/>
          <w:lang w:val="en-GB"/>
        </w:rPr>
      </w:pPr>
    </w:p>
    <w:p w14:paraId="2EC368C3" w14:textId="77777777" w:rsidR="001A323F" w:rsidRPr="001A323F" w:rsidRDefault="001A323F" w:rsidP="001A323F">
      <w:pPr>
        <w:pStyle w:val="Lijstalinea"/>
        <w:rPr>
          <w:rStyle w:val="Subtieleverwijzing"/>
        </w:rPr>
      </w:pPr>
      <w:r w:rsidRPr="001A323F">
        <w:rPr>
          <w:rStyle w:val="Subtieleverwijzing"/>
        </w:rPr>
        <w:t># Using select, we can choose specific columns of interest.</w:t>
      </w:r>
    </w:p>
    <w:p w14:paraId="52F845BC" w14:textId="77777777" w:rsidR="00583B5F" w:rsidRDefault="001A323F" w:rsidP="00583B5F">
      <w:pPr>
        <w:pStyle w:val="Lijstalinea"/>
        <w:rPr>
          <w:rStyle w:val="Subtieleverwijzing"/>
        </w:rPr>
      </w:pPr>
      <w:r w:rsidRPr="001A323F">
        <w:rPr>
          <w:rStyle w:val="Subtieleverwijzing"/>
        </w:rPr>
        <w:t xml:space="preserve"># For example, to select columns "gender" and "age" from the </w:t>
      </w:r>
    </w:p>
    <w:p w14:paraId="1996E000" w14:textId="199819D6" w:rsidR="001A323F" w:rsidRPr="001A323F" w:rsidRDefault="00583B5F" w:rsidP="00583B5F">
      <w:pPr>
        <w:pStyle w:val="Lijstalinea"/>
        <w:rPr>
          <w:rStyle w:val="Subtieleverwijzing"/>
        </w:rPr>
      </w:pPr>
      <w:r>
        <w:rPr>
          <w:rStyle w:val="Subtieleverwijzing"/>
        </w:rPr>
        <w:t xml:space="preserve"># </w:t>
      </w:r>
      <w:r w:rsidR="001A323F" w:rsidRPr="001A323F">
        <w:rPr>
          <w:rStyle w:val="Subtieleverwijzing"/>
        </w:rPr>
        <w:t>'isolates' dataset:</w:t>
      </w:r>
    </w:p>
    <w:p w14:paraId="4C1C2DB3" w14:textId="77777777" w:rsidR="001A323F" w:rsidRPr="001A323F" w:rsidRDefault="001A323F" w:rsidP="001A323F">
      <w:pPr>
        <w:pStyle w:val="Lijstalinea"/>
        <w:rPr>
          <w:rStyle w:val="Nadruk"/>
          <w:lang w:val="en-GB"/>
        </w:rPr>
      </w:pPr>
      <w:r w:rsidRPr="001A323F">
        <w:rPr>
          <w:rStyle w:val="Nadruk"/>
          <w:lang w:val="en-GB"/>
        </w:rPr>
        <w:t>select(isolates, gender, age)</w:t>
      </w:r>
    </w:p>
    <w:p w14:paraId="5D57EB53" w14:textId="77777777" w:rsidR="00583B5F" w:rsidRDefault="001A323F" w:rsidP="00583B5F">
      <w:pPr>
        <w:pStyle w:val="Lijstalinea"/>
        <w:rPr>
          <w:rStyle w:val="Subtieleverwijzing"/>
        </w:rPr>
      </w:pPr>
      <w:r w:rsidRPr="001A323F">
        <w:rPr>
          <w:rStyle w:val="Subtieleverwijzing"/>
        </w:rPr>
        <w:t xml:space="preserve"># Or select columns where the data type is 'SIR', which are </w:t>
      </w:r>
    </w:p>
    <w:p w14:paraId="701213BA" w14:textId="10EBBB34" w:rsidR="001A323F" w:rsidRPr="001A323F" w:rsidRDefault="00583B5F" w:rsidP="00583B5F">
      <w:pPr>
        <w:pStyle w:val="Lijstalinea"/>
        <w:rPr>
          <w:rStyle w:val="Subtieleverwijzing"/>
        </w:rPr>
      </w:pPr>
      <w:r>
        <w:rPr>
          <w:rStyle w:val="Subtieleverwijzing"/>
        </w:rPr>
        <w:t xml:space="preserve"># </w:t>
      </w:r>
      <w:r w:rsidR="001A323F" w:rsidRPr="001A323F">
        <w:rPr>
          <w:rStyle w:val="Subtieleverwijzing"/>
        </w:rPr>
        <w:t>antibiotic test results:</w:t>
      </w:r>
    </w:p>
    <w:p w14:paraId="008BAF66" w14:textId="77777777" w:rsidR="001A323F" w:rsidRPr="001A323F" w:rsidRDefault="001A323F" w:rsidP="001A323F">
      <w:pPr>
        <w:pStyle w:val="Lijstalinea"/>
        <w:rPr>
          <w:rStyle w:val="Nadruk"/>
          <w:lang w:val="en-GB"/>
        </w:rPr>
      </w:pPr>
      <w:r w:rsidRPr="001A323F">
        <w:rPr>
          <w:rStyle w:val="Nadruk"/>
          <w:lang w:val="en-GB"/>
        </w:rPr>
        <w:t>select(isolates, where(is.sir))</w:t>
      </w:r>
    </w:p>
    <w:p w14:paraId="09D49408" w14:textId="77777777" w:rsidR="001A323F" w:rsidRPr="001A323F" w:rsidRDefault="001A323F" w:rsidP="001A323F">
      <w:pPr>
        <w:pStyle w:val="Lijstalinea"/>
        <w:rPr>
          <w:rStyle w:val="Nadruk"/>
          <w:lang w:val="en-GB"/>
        </w:rPr>
      </w:pPr>
    </w:p>
    <w:p w14:paraId="3B3F9E52" w14:textId="64B6E5AF" w:rsidR="001A323F" w:rsidRPr="001A323F" w:rsidRDefault="001A323F" w:rsidP="001A323F">
      <w:pPr>
        <w:pStyle w:val="Lijstalinea"/>
        <w:rPr>
          <w:rStyle w:val="Subtieleverwijzing"/>
        </w:rPr>
      </w:pPr>
      <w:r w:rsidRPr="001A323F">
        <w:rPr>
          <w:rStyle w:val="Subtieleverwijzing"/>
        </w:rPr>
        <w:t xml:space="preserve"># To create a summary out of that, you </w:t>
      </w:r>
      <w:r w:rsidR="00546F5F" w:rsidRPr="00546F5F">
        <w:rPr>
          <w:rStyle w:val="Subtieleverwijzing"/>
          <w:i/>
          <w:iCs w:val="0"/>
        </w:rPr>
        <w:t>c</w:t>
      </w:r>
      <w:r w:rsidRPr="00546F5F">
        <w:rPr>
          <w:rStyle w:val="Subtieleverwijzing"/>
          <w:i/>
          <w:iCs w:val="0"/>
        </w:rPr>
        <w:t>ould</w:t>
      </w:r>
      <w:r w:rsidRPr="001A323F">
        <w:rPr>
          <w:rStyle w:val="Subtieleverwijzing"/>
        </w:rPr>
        <w:t xml:space="preserve"> do:</w:t>
      </w:r>
    </w:p>
    <w:p w14:paraId="12A98399" w14:textId="77777777" w:rsidR="001A323F" w:rsidRPr="001A323F" w:rsidRDefault="001A323F" w:rsidP="001A323F">
      <w:pPr>
        <w:pStyle w:val="Lijstalinea"/>
        <w:rPr>
          <w:rStyle w:val="Nadruk"/>
          <w:lang w:val="en-GB"/>
        </w:rPr>
      </w:pPr>
      <w:r w:rsidRPr="001A323F">
        <w:rPr>
          <w:rStyle w:val="Nadruk"/>
          <w:lang w:val="en-GB"/>
        </w:rPr>
        <w:t>summary(select(isolates, where(is.sir)))</w:t>
      </w:r>
    </w:p>
    <w:p w14:paraId="0C2A519D" w14:textId="77777777" w:rsidR="001A323F" w:rsidRPr="001A323F" w:rsidRDefault="001A323F" w:rsidP="001A323F">
      <w:pPr>
        <w:pStyle w:val="Lijstalinea"/>
        <w:rPr>
          <w:rStyle w:val="Nadruk"/>
          <w:lang w:val="en-GB"/>
        </w:rPr>
      </w:pPr>
    </w:p>
    <w:p w14:paraId="4E899D05" w14:textId="53027938" w:rsidR="001A323F" w:rsidRPr="001A323F" w:rsidRDefault="001A323F" w:rsidP="001A323F">
      <w:pPr>
        <w:pStyle w:val="Lijstalinea"/>
        <w:rPr>
          <w:rStyle w:val="Subtieleverwijzing"/>
        </w:rPr>
      </w:pPr>
      <w:r w:rsidRPr="001A323F">
        <w:rPr>
          <w:rStyle w:val="Subtieleverwijzing"/>
        </w:rPr>
        <w:t xml:space="preserve"># </w:t>
      </w:r>
      <w:r w:rsidR="00546F5F">
        <w:rPr>
          <w:rStyle w:val="Subtieleverwijzing"/>
        </w:rPr>
        <w:t>But as y</w:t>
      </w:r>
      <w:r w:rsidRPr="001A323F">
        <w:rPr>
          <w:rStyle w:val="Subtieleverwijzing"/>
        </w:rPr>
        <w:t>ou can see</w:t>
      </w:r>
      <w:r w:rsidR="00546F5F">
        <w:rPr>
          <w:rStyle w:val="Subtieleverwijzing"/>
        </w:rPr>
        <w:t xml:space="preserve">, </w:t>
      </w:r>
      <w:r w:rsidRPr="001A323F">
        <w:rPr>
          <w:rStyle w:val="Subtieleverwijzing"/>
        </w:rPr>
        <w:t>this becomes quite cluttered and hard to read.</w:t>
      </w:r>
    </w:p>
    <w:p w14:paraId="1059B05F" w14:textId="77777777" w:rsidR="001A323F" w:rsidRPr="001A323F" w:rsidRDefault="001A323F" w:rsidP="001A323F">
      <w:pPr>
        <w:pStyle w:val="Lijstalinea"/>
        <w:rPr>
          <w:rStyle w:val="Subtieleverwijzing"/>
        </w:rPr>
      </w:pPr>
      <w:r w:rsidRPr="001A323F">
        <w:rPr>
          <w:rStyle w:val="Subtieleverwijzing"/>
        </w:rPr>
        <w:t># We can use the pipe operator (|&gt;) to make the code more readable.</w:t>
      </w:r>
    </w:p>
    <w:p w14:paraId="7AAEDF6A" w14:textId="77777777" w:rsidR="00583B5F" w:rsidRDefault="001A323F" w:rsidP="00583B5F">
      <w:pPr>
        <w:pStyle w:val="Lijstalinea"/>
        <w:rPr>
          <w:rStyle w:val="Subtieleverwijzing"/>
        </w:rPr>
      </w:pPr>
      <w:r w:rsidRPr="001A323F">
        <w:rPr>
          <w:rStyle w:val="Subtieleverwijzing"/>
        </w:rPr>
        <w:t># It allows us to pass the left-hand object to the right-hand side</w:t>
      </w:r>
    </w:p>
    <w:p w14:paraId="5DB988EB" w14:textId="77777777" w:rsidR="00E26AB3" w:rsidRDefault="00583B5F" w:rsidP="00E26AB3">
      <w:pPr>
        <w:pStyle w:val="Lijstalinea"/>
        <w:rPr>
          <w:rStyle w:val="Subtieleverwijzing"/>
        </w:rPr>
      </w:pPr>
      <w:r>
        <w:rPr>
          <w:rStyle w:val="Subtieleverwijzing"/>
        </w:rPr>
        <w:t xml:space="preserve"># </w:t>
      </w:r>
      <w:r w:rsidR="001A323F" w:rsidRPr="001A323F">
        <w:rPr>
          <w:rStyle w:val="Subtieleverwijzing"/>
        </w:rPr>
        <w:t>of the expression.</w:t>
      </w:r>
      <w:r w:rsidR="00E26AB3">
        <w:rPr>
          <w:rStyle w:val="Subtieleverwijzing"/>
        </w:rPr>
        <w:t xml:space="preserve"> Instead </w:t>
      </w:r>
      <w:r w:rsidR="001A323F" w:rsidRPr="001A323F">
        <w:rPr>
          <w:rStyle w:val="Subtieleverwijzing"/>
        </w:rPr>
        <w:t xml:space="preserve">of using intermediate variables, we </w:t>
      </w:r>
    </w:p>
    <w:p w14:paraId="50F8FCC5" w14:textId="7D41C905" w:rsidR="001A323F" w:rsidRPr="001A323F" w:rsidRDefault="00E26AB3" w:rsidP="00583B5F">
      <w:pPr>
        <w:pStyle w:val="Lijstalinea"/>
        <w:rPr>
          <w:rStyle w:val="Subtieleverwijzing"/>
        </w:rPr>
      </w:pPr>
      <w:r>
        <w:rPr>
          <w:rStyle w:val="Subtieleverwijzing"/>
        </w:rPr>
        <w:t xml:space="preserve"># </w:t>
      </w:r>
      <w:r w:rsidR="001A323F" w:rsidRPr="001A323F">
        <w:rPr>
          <w:rStyle w:val="Subtieleverwijzing"/>
        </w:rPr>
        <w:t>can chain commands together</w:t>
      </w:r>
      <w:r>
        <w:rPr>
          <w:rStyle w:val="Subtieleverwijzing"/>
        </w:rPr>
        <w:t>!</w:t>
      </w:r>
    </w:p>
    <w:p w14:paraId="71A98BBD" w14:textId="77777777" w:rsidR="00583B5F" w:rsidRDefault="001A323F" w:rsidP="001A323F">
      <w:pPr>
        <w:pStyle w:val="Lijstalinea"/>
        <w:rPr>
          <w:rStyle w:val="Subtieleverwijzing"/>
        </w:rPr>
      </w:pPr>
      <w:r w:rsidRPr="001A323F">
        <w:rPr>
          <w:rStyle w:val="Subtieleverwijzing"/>
        </w:rPr>
        <w:t># This example below will do exactly the same thing as the previous</w:t>
      </w:r>
    </w:p>
    <w:p w14:paraId="7B05FDFC" w14:textId="390309A7" w:rsidR="001A323F" w:rsidRPr="001A323F" w:rsidRDefault="00583B5F" w:rsidP="001A323F">
      <w:pPr>
        <w:pStyle w:val="Lijstalinea"/>
        <w:rPr>
          <w:rStyle w:val="Subtieleverwijzing"/>
        </w:rPr>
      </w:pPr>
      <w:r>
        <w:rPr>
          <w:rStyle w:val="Subtieleverwijzing"/>
        </w:rPr>
        <w:t xml:space="preserve"># </w:t>
      </w:r>
      <w:r w:rsidR="001A323F" w:rsidRPr="001A323F">
        <w:rPr>
          <w:rStyle w:val="Subtieleverwijzing"/>
        </w:rPr>
        <w:t>command:</w:t>
      </w:r>
    </w:p>
    <w:p w14:paraId="2FEDA662" w14:textId="77777777" w:rsidR="001A323F" w:rsidRPr="001A323F" w:rsidRDefault="001A323F" w:rsidP="001A323F">
      <w:pPr>
        <w:pStyle w:val="Lijstalinea"/>
        <w:rPr>
          <w:rStyle w:val="Nadruk"/>
          <w:lang w:val="en-GB"/>
        </w:rPr>
      </w:pPr>
      <w:r w:rsidRPr="001A323F">
        <w:rPr>
          <w:rStyle w:val="Nadruk"/>
          <w:lang w:val="en-GB"/>
        </w:rPr>
        <w:t>isolates |&gt; select(where(is.sir)) |&gt; summary()</w:t>
      </w:r>
    </w:p>
    <w:p w14:paraId="4B14BE90" w14:textId="77777777" w:rsidR="001A323F" w:rsidRPr="001A323F" w:rsidRDefault="001A323F" w:rsidP="001A323F">
      <w:pPr>
        <w:pStyle w:val="Lijstalinea"/>
        <w:rPr>
          <w:rStyle w:val="Nadruk"/>
          <w:lang w:val="en-GB"/>
        </w:rPr>
      </w:pPr>
    </w:p>
    <w:p w14:paraId="66A4EA1E" w14:textId="0650762D" w:rsidR="00323CA5" w:rsidRDefault="001A323F" w:rsidP="001A323F">
      <w:pPr>
        <w:pStyle w:val="Lijstalinea"/>
        <w:rPr>
          <w:rStyle w:val="Subtieleverwijzing"/>
        </w:rPr>
      </w:pPr>
      <w:r w:rsidRPr="001C3F36">
        <w:rPr>
          <w:rStyle w:val="Subtieleverwijzing"/>
        </w:rPr>
        <w:t># So, now you can read it from left to right</w:t>
      </w:r>
      <w:r w:rsidR="006E3CE8">
        <w:rPr>
          <w:rStyle w:val="Subtieleverwijzing"/>
        </w:rPr>
        <w:t>:</w:t>
      </w:r>
    </w:p>
    <w:p w14:paraId="3BD6F19B" w14:textId="2A2FCAB1" w:rsidR="006E3CE8" w:rsidRPr="001C3F36" w:rsidRDefault="006E3CE8" w:rsidP="001A323F">
      <w:pPr>
        <w:pStyle w:val="Lijstalinea"/>
        <w:rPr>
          <w:rStyle w:val="Subtieleverwijzing"/>
        </w:rPr>
      </w:pPr>
      <w:r>
        <w:rPr>
          <w:rStyle w:val="Subtieleverwijzing"/>
        </w:rPr>
        <w:t># “take the isolates, select SIR column, create a summary”</w:t>
      </w:r>
    </w:p>
    <w:p w14:paraId="37A5E678" w14:textId="00EE238B" w:rsidR="00DC3D3B" w:rsidRDefault="0024325E" w:rsidP="00DC3D3B">
      <w:pPr>
        <w:pStyle w:val="Lijstalinea"/>
        <w:numPr>
          <w:ilvl w:val="0"/>
          <w:numId w:val="5"/>
        </w:numPr>
        <w:rPr>
          <w:lang w:val="en-GB"/>
        </w:rPr>
      </w:pPr>
      <w:r w:rsidRPr="00BC1367">
        <w:rPr>
          <w:lang w:val="en-GB"/>
        </w:rPr>
        <w:lastRenderedPageBreak/>
        <w:t>Identify the relevant columns that contain information about nitro resistance and urine culture isolates.</w:t>
      </w:r>
      <w:r w:rsidR="008D1218">
        <w:rPr>
          <w:lang w:val="en-GB"/>
        </w:rPr>
        <w:t xml:space="preserve"> Use </w:t>
      </w:r>
      <w:r w:rsidR="008D1218" w:rsidRPr="00AE5921">
        <w:rPr>
          <w:rStyle w:val="Nadruk"/>
          <w:lang w:val="en-GB"/>
          <w:rPrChange w:id="12" w:author="Dennis Souverein" w:date="2023-08-18T12:07:00Z">
            <w:rPr>
              <w:rStyle w:val="Nadruk"/>
            </w:rPr>
          </w:rPrChange>
        </w:rPr>
        <w:t>select()</w:t>
      </w:r>
      <w:r w:rsidR="008D1218">
        <w:rPr>
          <w:lang w:val="en-GB"/>
        </w:rPr>
        <w:t xml:space="preserve"> to select </w:t>
      </w:r>
      <w:r w:rsidR="000E35C7">
        <w:rPr>
          <w:lang w:val="en-GB"/>
        </w:rPr>
        <w:t xml:space="preserve">columns, such as </w:t>
      </w:r>
      <w:r w:rsidR="008D1218">
        <w:rPr>
          <w:lang w:val="en-GB"/>
        </w:rPr>
        <w:t xml:space="preserve">the date, specimen and nitrofurantoin </w:t>
      </w:r>
      <w:r w:rsidR="000E35C7">
        <w:rPr>
          <w:lang w:val="en-GB"/>
        </w:rPr>
        <w:t>results</w:t>
      </w:r>
      <w:r w:rsidR="008D1218">
        <w:rPr>
          <w:lang w:val="en-GB"/>
        </w:rPr>
        <w:t>.</w:t>
      </w:r>
      <w:r w:rsidR="00DC3D3B">
        <w:rPr>
          <w:lang w:val="en-GB"/>
        </w:rPr>
        <w:t xml:space="preserve"> Use </w:t>
      </w:r>
      <w:r w:rsidR="00DC3D3B" w:rsidRPr="00AE5921">
        <w:rPr>
          <w:rStyle w:val="Nadruk"/>
          <w:lang w:val="en-GB"/>
          <w:rPrChange w:id="13" w:author="Dennis Souverein" w:date="2023-08-18T12:07:00Z">
            <w:rPr>
              <w:rStyle w:val="Nadruk"/>
            </w:rPr>
          </w:rPrChange>
        </w:rPr>
        <w:t>filter()</w:t>
      </w:r>
      <w:r w:rsidR="00DC3D3B">
        <w:rPr>
          <w:lang w:val="en-GB"/>
        </w:rPr>
        <w:t xml:space="preserve"> to filter out irrelevant rows.</w:t>
      </w:r>
      <w:r w:rsidR="00686C7B">
        <w:rPr>
          <w:lang w:val="en-GB"/>
        </w:rPr>
        <w:t xml:space="preserve"> For filtering, use the mathematical operator </w:t>
      </w:r>
      <w:r w:rsidR="00686C7B" w:rsidRPr="00AE5921">
        <w:rPr>
          <w:rStyle w:val="Nadruk"/>
          <w:lang w:val="en-GB"/>
          <w:rPrChange w:id="14" w:author="Dennis Souverein" w:date="2023-08-18T12:07:00Z">
            <w:rPr>
              <w:rStyle w:val="Nadruk"/>
            </w:rPr>
          </w:rPrChange>
        </w:rPr>
        <w:t>==</w:t>
      </w:r>
      <w:r w:rsidR="00686C7B">
        <w:rPr>
          <w:lang w:val="en-GB"/>
        </w:rPr>
        <w:t xml:space="preserve"> for “is”/“equal to”, and </w:t>
      </w:r>
      <w:r w:rsidR="00686C7B" w:rsidRPr="00AE5921">
        <w:rPr>
          <w:rStyle w:val="Nadruk"/>
          <w:lang w:val="en-GB"/>
          <w:rPrChange w:id="15" w:author="Dennis Souverein" w:date="2023-08-18T12:07:00Z">
            <w:rPr>
              <w:rStyle w:val="Nadruk"/>
            </w:rPr>
          </w:rPrChange>
        </w:rPr>
        <w:t>!=</w:t>
      </w:r>
      <w:r w:rsidR="00686C7B">
        <w:rPr>
          <w:lang w:val="en-GB"/>
        </w:rPr>
        <w:t xml:space="preserve"> for “is not”/“not equal to”.</w:t>
      </w:r>
    </w:p>
    <w:p w14:paraId="479E025C" w14:textId="77777777" w:rsidR="00DC3D3B" w:rsidRDefault="00DC3D3B" w:rsidP="00DC3D3B">
      <w:pPr>
        <w:pStyle w:val="Lijstalinea"/>
        <w:rPr>
          <w:lang w:val="en-GB"/>
        </w:rPr>
      </w:pPr>
    </w:p>
    <w:p w14:paraId="2D8E4263" w14:textId="2B54A5A8" w:rsidR="001937E1" w:rsidRPr="001937E1" w:rsidRDefault="001937E1" w:rsidP="00DC3D3B">
      <w:pPr>
        <w:pStyle w:val="Lijstalinea"/>
        <w:rPr>
          <w:rStyle w:val="Subtieleverwijzing"/>
          <w:lang w:val="en-US"/>
        </w:rPr>
      </w:pPr>
      <w:r w:rsidRPr="001937E1">
        <w:rPr>
          <w:rStyle w:val="Subtieleverwijzing"/>
        </w:rPr>
        <w:t xml:space="preserve"># Replace the dots with the relevant </w:t>
      </w:r>
      <w:r w:rsidR="001C613C">
        <w:rPr>
          <w:rStyle w:val="Subtieleverwijzing"/>
        </w:rPr>
        <w:t>value</w:t>
      </w:r>
    </w:p>
    <w:p w14:paraId="4820C947" w14:textId="36DBE934" w:rsidR="00DC3D3B" w:rsidRPr="00AE5921" w:rsidRDefault="00DC3D3B" w:rsidP="00DC3D3B">
      <w:pPr>
        <w:pStyle w:val="Lijstalinea"/>
        <w:rPr>
          <w:rStyle w:val="Nadruk"/>
          <w:lang w:val="en-GB"/>
          <w:rPrChange w:id="16" w:author="Dennis Souverein" w:date="2023-08-18T12:07:00Z">
            <w:rPr>
              <w:rStyle w:val="Nadruk"/>
            </w:rPr>
          </w:rPrChange>
        </w:rPr>
      </w:pPr>
      <w:r w:rsidRPr="00AE5921">
        <w:rPr>
          <w:rStyle w:val="Nadruk"/>
          <w:lang w:val="en-GB"/>
          <w:rPrChange w:id="17" w:author="Dennis Souverein" w:date="2023-08-18T12:07:00Z">
            <w:rPr>
              <w:rStyle w:val="Nadruk"/>
            </w:rPr>
          </w:rPrChange>
        </w:rPr>
        <w:t>isolates |&gt;</w:t>
      </w:r>
    </w:p>
    <w:p w14:paraId="3E82DA4D" w14:textId="61107746" w:rsidR="00DC3D3B" w:rsidRPr="00AE5921" w:rsidRDefault="00DC3D3B" w:rsidP="00DC3D3B">
      <w:pPr>
        <w:pStyle w:val="Lijstalinea"/>
        <w:rPr>
          <w:rStyle w:val="Nadruk"/>
          <w:lang w:val="en-GB"/>
          <w:rPrChange w:id="18" w:author="Dennis Souverein" w:date="2023-08-18T12:07:00Z">
            <w:rPr>
              <w:rStyle w:val="Nadruk"/>
            </w:rPr>
          </w:rPrChange>
        </w:rPr>
      </w:pPr>
      <w:r w:rsidRPr="00AE5921">
        <w:rPr>
          <w:rStyle w:val="Nadruk"/>
          <w:lang w:val="en-GB"/>
          <w:rPrChange w:id="19" w:author="Dennis Souverein" w:date="2023-08-18T12:07:00Z">
            <w:rPr>
              <w:rStyle w:val="Nadruk"/>
            </w:rPr>
          </w:rPrChange>
        </w:rPr>
        <w:t xml:space="preserve">  filter(</w:t>
      </w:r>
      <w:ins w:id="20" w:author="Dennis Souverein" w:date="2023-08-17T12:12:00Z">
        <w:r w:rsidR="00A649B0" w:rsidRPr="00AE5921">
          <w:rPr>
            <w:rStyle w:val="Nadruk"/>
            <w:lang w:val="en-GB"/>
            <w:rPrChange w:id="21" w:author="Dennis Souverein" w:date="2023-08-18T12:07:00Z">
              <w:rPr>
                <w:rStyle w:val="Nadruk"/>
              </w:rPr>
            </w:rPrChange>
          </w:rPr>
          <w:t>material</w:t>
        </w:r>
      </w:ins>
      <w:del w:id="22" w:author="Dennis Souverein" w:date="2023-08-17T12:12:00Z">
        <w:r w:rsidRPr="00AE5921" w:rsidDel="00A649B0">
          <w:rPr>
            <w:rStyle w:val="Nadruk"/>
            <w:lang w:val="en-GB"/>
            <w:rPrChange w:id="23" w:author="Dennis Souverein" w:date="2023-08-18T12:07:00Z">
              <w:rPr>
                <w:rStyle w:val="Nadruk"/>
              </w:rPr>
            </w:rPrChange>
          </w:rPr>
          <w:delText>specimen_group</w:delText>
        </w:r>
      </w:del>
      <w:r w:rsidRPr="00AE5921">
        <w:rPr>
          <w:rStyle w:val="Nadruk"/>
          <w:lang w:val="en-GB"/>
          <w:rPrChange w:id="24" w:author="Dennis Souverein" w:date="2023-08-18T12:07:00Z">
            <w:rPr>
              <w:rStyle w:val="Nadruk"/>
            </w:rPr>
          </w:rPrChange>
        </w:rPr>
        <w:t xml:space="preserve"> == "</w:t>
      </w:r>
      <w:r w:rsidR="001937E1">
        <w:rPr>
          <w:rStyle w:val="Nadruk"/>
          <w:lang w:val="en-US"/>
        </w:rPr>
        <w:t>...</w:t>
      </w:r>
      <w:r w:rsidRPr="00AE5921">
        <w:rPr>
          <w:rStyle w:val="Nadruk"/>
          <w:lang w:val="en-GB"/>
          <w:rPrChange w:id="25" w:author="Dennis Souverein" w:date="2023-08-18T12:07:00Z">
            <w:rPr>
              <w:rStyle w:val="Nadruk"/>
            </w:rPr>
          </w:rPrChange>
        </w:rPr>
        <w:t>")</w:t>
      </w:r>
    </w:p>
    <w:p w14:paraId="6943E535" w14:textId="77777777" w:rsidR="001937E1" w:rsidRPr="00AE5921" w:rsidRDefault="001937E1" w:rsidP="00DC3D3B">
      <w:pPr>
        <w:pStyle w:val="Lijstalinea"/>
        <w:rPr>
          <w:rStyle w:val="Nadruk"/>
          <w:lang w:val="en-GB"/>
          <w:rPrChange w:id="26" w:author="Dennis Souverein" w:date="2023-08-18T12:07:00Z">
            <w:rPr>
              <w:rStyle w:val="Nadruk"/>
            </w:rPr>
          </w:rPrChange>
        </w:rPr>
      </w:pPr>
    </w:p>
    <w:p w14:paraId="69E22ECC" w14:textId="77777777" w:rsidR="001C613C" w:rsidRDefault="001937E1" w:rsidP="00DC3D3B">
      <w:pPr>
        <w:pStyle w:val="Lijstalinea"/>
        <w:rPr>
          <w:rStyle w:val="Subtieleverwijzing"/>
        </w:rPr>
      </w:pPr>
      <w:r w:rsidRPr="001C613C">
        <w:rPr>
          <w:rStyle w:val="Subtieleverwijzing"/>
        </w:rPr>
        <w:t># The specimen group is not the only filter we require. Have a look</w:t>
      </w:r>
    </w:p>
    <w:p w14:paraId="68BEB086" w14:textId="77777777" w:rsidR="001C613C" w:rsidRDefault="001C613C" w:rsidP="00DC3D3B">
      <w:pPr>
        <w:pStyle w:val="Lijstalinea"/>
        <w:rPr>
          <w:rStyle w:val="Subtieleverwijzing"/>
        </w:rPr>
      </w:pPr>
      <w:r>
        <w:rPr>
          <w:rStyle w:val="Subtieleverwijzing"/>
        </w:rPr>
        <w:t>#</w:t>
      </w:r>
      <w:r w:rsidR="001937E1" w:rsidRPr="001C613C">
        <w:rPr>
          <w:rStyle w:val="Subtieleverwijzing"/>
        </w:rPr>
        <w:t xml:space="preserve"> at the assignment again, and add a second filter to the </w:t>
      </w:r>
    </w:p>
    <w:p w14:paraId="2CC90C3B" w14:textId="39A5B416" w:rsidR="001937E1" w:rsidRPr="001C613C" w:rsidRDefault="001C613C" w:rsidP="00DC3D3B">
      <w:pPr>
        <w:pStyle w:val="Lijstalinea"/>
        <w:rPr>
          <w:rStyle w:val="Subtieleverwijzing"/>
        </w:rPr>
      </w:pPr>
      <w:r>
        <w:rPr>
          <w:rStyle w:val="Subtieleverwijzing"/>
        </w:rPr>
        <w:t xml:space="preserve"># </w:t>
      </w:r>
      <w:r w:rsidR="001937E1" w:rsidRPr="001C613C">
        <w:rPr>
          <w:rStyle w:val="Subtieleverwijzing"/>
        </w:rPr>
        <w:t>command above.</w:t>
      </w:r>
      <w:r w:rsidR="00686C7B">
        <w:rPr>
          <w:rStyle w:val="Subtieleverwijzing"/>
        </w:rPr>
        <w:t xml:space="preserve"> More filter can be added by using the comma.</w:t>
      </w:r>
    </w:p>
    <w:p w14:paraId="4A27B2CE" w14:textId="77777777" w:rsidR="001937E1" w:rsidRPr="00DC3D3B" w:rsidRDefault="001937E1" w:rsidP="001937E1">
      <w:pPr>
        <w:pStyle w:val="Lijstalinea"/>
        <w:rPr>
          <w:rStyle w:val="Nadruk"/>
        </w:rPr>
      </w:pPr>
      <w:r w:rsidRPr="00DC3D3B">
        <w:rPr>
          <w:rStyle w:val="Nadruk"/>
        </w:rPr>
        <w:t>isolates |&gt;</w:t>
      </w:r>
    </w:p>
    <w:p w14:paraId="4C153C1D" w14:textId="08B2AF46" w:rsidR="001937E1" w:rsidRDefault="001937E1" w:rsidP="001937E1">
      <w:pPr>
        <w:pStyle w:val="Lijstalinea"/>
        <w:rPr>
          <w:rStyle w:val="Nadruk"/>
          <w:lang w:val="en-US"/>
        </w:rPr>
      </w:pPr>
      <w:r w:rsidRPr="00DC3D3B">
        <w:rPr>
          <w:rStyle w:val="Nadruk"/>
        </w:rPr>
        <w:t xml:space="preserve">  filter(</w:t>
      </w:r>
      <w:ins w:id="27" w:author="Dennis Souverein" w:date="2023-08-17T12:12:00Z">
        <w:r w:rsidR="00A649B0" w:rsidRPr="00A649B0">
          <w:rPr>
            <w:rStyle w:val="Nadruk"/>
          </w:rPr>
          <w:t>material</w:t>
        </w:r>
      </w:ins>
      <w:del w:id="28" w:author="Dennis Souverein" w:date="2023-08-17T12:12:00Z">
        <w:r w:rsidRPr="00DC3D3B" w:rsidDel="00A649B0">
          <w:rPr>
            <w:rStyle w:val="Nadruk"/>
          </w:rPr>
          <w:delText>specimen_group</w:delText>
        </w:r>
      </w:del>
      <w:r w:rsidRPr="00DC3D3B">
        <w:rPr>
          <w:rStyle w:val="Nadruk"/>
        </w:rPr>
        <w:t xml:space="preserve"> == "</w:t>
      </w:r>
      <w:r>
        <w:rPr>
          <w:rStyle w:val="Nadruk"/>
          <w:lang w:val="en-US"/>
        </w:rPr>
        <w:t>...</w:t>
      </w:r>
      <w:r w:rsidRPr="00DC3D3B">
        <w:rPr>
          <w:rStyle w:val="Nadruk"/>
        </w:rPr>
        <w:t>"</w:t>
      </w:r>
      <w:r>
        <w:rPr>
          <w:rStyle w:val="Nadruk"/>
          <w:lang w:val="en-US"/>
        </w:rPr>
        <w:t>,</w:t>
      </w:r>
    </w:p>
    <w:p w14:paraId="700357CF" w14:textId="0421EC56" w:rsidR="001937E1" w:rsidRDefault="001937E1" w:rsidP="001937E1">
      <w:pPr>
        <w:pStyle w:val="Lijstalinea"/>
        <w:rPr>
          <w:rStyle w:val="Nadruk"/>
        </w:rPr>
      </w:pPr>
      <w:r>
        <w:rPr>
          <w:rStyle w:val="Nadruk"/>
          <w:lang w:val="en-US"/>
        </w:rPr>
        <w:t xml:space="preserve">         </w:t>
      </w:r>
      <w:r w:rsidR="001C613C">
        <w:rPr>
          <w:rStyle w:val="Nadruk"/>
          <w:lang w:val="en-US"/>
        </w:rPr>
        <w:t>... =</w:t>
      </w:r>
      <w:r w:rsidR="001C613C" w:rsidRPr="00DC3D3B">
        <w:rPr>
          <w:rStyle w:val="Nadruk"/>
        </w:rPr>
        <w:t>= "</w:t>
      </w:r>
      <w:r w:rsidR="001C613C">
        <w:rPr>
          <w:rStyle w:val="Nadruk"/>
          <w:lang w:val="en-US"/>
        </w:rPr>
        <w:t>...</w:t>
      </w:r>
      <w:r w:rsidR="001C613C" w:rsidRPr="00DC3D3B">
        <w:rPr>
          <w:rStyle w:val="Nadruk"/>
        </w:rPr>
        <w:t>"</w:t>
      </w:r>
      <w:r w:rsidRPr="00DC3D3B">
        <w:rPr>
          <w:rStyle w:val="Nadruk"/>
        </w:rPr>
        <w:t>)</w:t>
      </w:r>
    </w:p>
    <w:p w14:paraId="3F6F0F38" w14:textId="77777777" w:rsidR="00DC3D3B" w:rsidRDefault="00DC3D3B" w:rsidP="001C613C">
      <w:pPr>
        <w:rPr>
          <w:lang w:val="en-GB"/>
        </w:rPr>
      </w:pPr>
    </w:p>
    <w:p w14:paraId="512558A3" w14:textId="77777777" w:rsidR="002F50B1" w:rsidRPr="001C613C" w:rsidRDefault="002F50B1" w:rsidP="001C613C">
      <w:pPr>
        <w:rPr>
          <w:lang w:val="en-GB"/>
        </w:rPr>
      </w:pPr>
    </w:p>
    <w:p w14:paraId="66FEA760" w14:textId="1AFA5466" w:rsidR="00772521" w:rsidRDefault="0024325E" w:rsidP="00772521">
      <w:pPr>
        <w:pStyle w:val="Lijstalinea"/>
        <w:numPr>
          <w:ilvl w:val="0"/>
          <w:numId w:val="5"/>
        </w:numPr>
        <w:rPr>
          <w:lang w:val="en-GB"/>
        </w:rPr>
      </w:pPr>
      <w:r w:rsidRPr="00BC1367">
        <w:rPr>
          <w:lang w:val="en-GB"/>
        </w:rPr>
        <w:t>Group the data by time intervals to create a time series.</w:t>
      </w:r>
      <w:r w:rsidR="00F71AAA">
        <w:rPr>
          <w:lang w:val="en-GB"/>
        </w:rPr>
        <w:t xml:space="preserve"> </w:t>
      </w:r>
      <w:r w:rsidR="00F86302" w:rsidRPr="00F86302">
        <w:rPr>
          <w:i/>
          <w:iCs/>
          <w:lang w:val="en-GB"/>
        </w:rPr>
        <w:t>Advanced</w:t>
      </w:r>
      <w:r w:rsidR="00F86302">
        <w:rPr>
          <w:lang w:val="en-GB"/>
        </w:rPr>
        <w:t xml:space="preserve"> </w:t>
      </w:r>
      <w:r w:rsidR="00F71AAA" w:rsidRPr="0017643E">
        <w:rPr>
          <w:i/>
          <w:iCs/>
          <w:lang w:val="en-GB"/>
        </w:rPr>
        <w:t>R</w:t>
      </w:r>
      <w:r w:rsidR="00F86302">
        <w:rPr>
          <w:i/>
          <w:iCs/>
          <w:lang w:val="en-GB"/>
        </w:rPr>
        <w:t xml:space="preserve"> user</w:t>
      </w:r>
      <w:r w:rsidR="00F71AAA" w:rsidRPr="0017643E">
        <w:rPr>
          <w:i/>
          <w:iCs/>
          <w:lang w:val="en-GB"/>
        </w:rPr>
        <w:t xml:space="preserve">? Then create intervals per quarter and summarise on the interval per specimen and </w:t>
      </w:r>
      <w:r w:rsidR="0017643E" w:rsidRPr="0017643E">
        <w:rPr>
          <w:i/>
          <w:iCs/>
          <w:lang w:val="en-GB"/>
        </w:rPr>
        <w:t>type of care.</w:t>
      </w:r>
      <w:r w:rsidR="00053DAE" w:rsidRPr="0017643E">
        <w:rPr>
          <w:i/>
          <w:iCs/>
          <w:lang w:val="en-GB"/>
        </w:rPr>
        <w:t xml:space="preserve"> </w:t>
      </w:r>
      <w:r w:rsidR="0032180B">
        <w:rPr>
          <w:lang w:val="en-GB"/>
        </w:rPr>
        <w:t xml:space="preserve">New variables can be made with </w:t>
      </w:r>
      <w:r w:rsidR="0032180B" w:rsidRPr="00AE5921">
        <w:rPr>
          <w:rStyle w:val="Nadruk"/>
          <w:lang w:val="en-GB"/>
          <w:rPrChange w:id="29" w:author="Dennis Souverein" w:date="2023-08-18T12:07:00Z">
            <w:rPr>
              <w:rStyle w:val="Nadruk"/>
            </w:rPr>
          </w:rPrChange>
        </w:rPr>
        <w:t>mutate()</w:t>
      </w:r>
      <w:r w:rsidR="0032180B">
        <w:rPr>
          <w:lang w:val="en-GB"/>
        </w:rPr>
        <w:t>, g</w:t>
      </w:r>
      <w:r w:rsidR="00053DAE">
        <w:rPr>
          <w:lang w:val="en-GB"/>
        </w:rPr>
        <w:t xml:space="preserve">roups can be made with </w:t>
      </w:r>
      <w:r w:rsidR="00053DAE" w:rsidRPr="00AE5921">
        <w:rPr>
          <w:rStyle w:val="Nadruk"/>
          <w:lang w:val="en-GB"/>
          <w:rPrChange w:id="30" w:author="Dennis Souverein" w:date="2023-08-18T12:07:00Z">
            <w:rPr>
              <w:rStyle w:val="Nadruk"/>
            </w:rPr>
          </w:rPrChange>
        </w:rPr>
        <w:t>group_by()</w:t>
      </w:r>
      <w:r w:rsidR="00053DAE">
        <w:rPr>
          <w:lang w:val="en-GB"/>
        </w:rPr>
        <w:t xml:space="preserve">, and </w:t>
      </w:r>
      <w:r w:rsidR="00053DAE" w:rsidRPr="00AE5921">
        <w:rPr>
          <w:rStyle w:val="Nadruk"/>
          <w:lang w:val="en-GB"/>
          <w:rPrChange w:id="31" w:author="Dennis Souverein" w:date="2023-08-18T12:07:00Z">
            <w:rPr>
              <w:rStyle w:val="Nadruk"/>
            </w:rPr>
          </w:rPrChange>
        </w:rPr>
        <w:t>year()</w:t>
      </w:r>
      <w:r w:rsidR="00053DAE">
        <w:rPr>
          <w:lang w:val="en-GB"/>
        </w:rPr>
        <w:t xml:space="preserve"> will transform the data column to years</w:t>
      </w:r>
      <w:r w:rsidR="00772521">
        <w:rPr>
          <w:lang w:val="en-GB"/>
        </w:rPr>
        <w:t xml:space="preserve">. Use </w:t>
      </w:r>
      <w:r w:rsidR="00772521" w:rsidRPr="00200F74">
        <w:rPr>
          <w:rStyle w:val="Nadruk"/>
        </w:rPr>
        <w:t>&lt;-</w:t>
      </w:r>
      <w:r w:rsidR="00772521">
        <w:rPr>
          <w:lang w:val="en-GB"/>
        </w:rPr>
        <w:t xml:space="preserve"> to save the code to a new object.</w:t>
      </w:r>
    </w:p>
    <w:p w14:paraId="0423430E" w14:textId="77777777" w:rsidR="00772521" w:rsidRDefault="00772521" w:rsidP="00772521">
      <w:pPr>
        <w:pStyle w:val="Lijstalinea"/>
        <w:rPr>
          <w:lang w:val="en-GB"/>
        </w:rPr>
      </w:pPr>
    </w:p>
    <w:p w14:paraId="474C55D6" w14:textId="1F960C74" w:rsidR="00DC612D" w:rsidRDefault="00772521" w:rsidP="00772521">
      <w:pPr>
        <w:pStyle w:val="Lijstalinea"/>
        <w:rPr>
          <w:rStyle w:val="Nadruk"/>
          <w:lang w:val="en-GB"/>
        </w:rPr>
      </w:pPr>
      <w:r w:rsidRPr="00772521">
        <w:rPr>
          <w:rStyle w:val="Nadruk"/>
        </w:rPr>
        <w:t xml:space="preserve">per_year &lt;- </w:t>
      </w:r>
      <w:r w:rsidR="00DC612D" w:rsidRPr="00772521">
        <w:rPr>
          <w:rStyle w:val="Nadruk"/>
          <w:lang w:val="en-GB"/>
        </w:rPr>
        <w:t xml:space="preserve">isolates |&gt; </w:t>
      </w:r>
    </w:p>
    <w:p w14:paraId="56031F5F" w14:textId="16A3C522" w:rsidR="00641D2A" w:rsidRDefault="00641D2A" w:rsidP="00641D2A">
      <w:pPr>
        <w:pStyle w:val="Lijstalinea"/>
        <w:rPr>
          <w:rStyle w:val="Nadruk"/>
          <w:lang w:val="en-US"/>
        </w:rPr>
      </w:pPr>
      <w:r>
        <w:rPr>
          <w:rStyle w:val="Nadruk"/>
          <w:lang w:val="en-US"/>
        </w:rPr>
        <w:t xml:space="preserve">  </w:t>
      </w:r>
      <w:r w:rsidRPr="00DC3D3B">
        <w:rPr>
          <w:rStyle w:val="Nadruk"/>
        </w:rPr>
        <w:t>filter(</w:t>
      </w:r>
      <w:ins w:id="32" w:author="Dennis Souverein" w:date="2023-08-17T12:12:00Z">
        <w:r w:rsidR="00A649B0" w:rsidRPr="00A649B0">
          <w:rPr>
            <w:rStyle w:val="Nadruk"/>
          </w:rPr>
          <w:t>material</w:t>
        </w:r>
      </w:ins>
      <w:del w:id="33" w:author="Dennis Souverein" w:date="2023-08-17T12:12:00Z">
        <w:r w:rsidRPr="00DC3D3B" w:rsidDel="00A649B0">
          <w:rPr>
            <w:rStyle w:val="Nadruk"/>
          </w:rPr>
          <w:delText>specimen_group</w:delText>
        </w:r>
      </w:del>
      <w:r w:rsidRPr="00DC3D3B">
        <w:rPr>
          <w:rStyle w:val="Nadruk"/>
        </w:rPr>
        <w:t xml:space="preserve"> == "</w:t>
      </w:r>
      <w:r>
        <w:rPr>
          <w:rStyle w:val="Nadruk"/>
          <w:lang w:val="en-US"/>
        </w:rPr>
        <w:t>...</w:t>
      </w:r>
      <w:r w:rsidRPr="00DC3D3B">
        <w:rPr>
          <w:rStyle w:val="Nadruk"/>
        </w:rPr>
        <w:t>"</w:t>
      </w:r>
      <w:r>
        <w:rPr>
          <w:rStyle w:val="Nadruk"/>
          <w:lang w:val="en-US"/>
        </w:rPr>
        <w:t>,</w:t>
      </w:r>
    </w:p>
    <w:p w14:paraId="555FC486" w14:textId="5E55DF07" w:rsidR="00641D2A" w:rsidRPr="00641D2A" w:rsidRDefault="00641D2A" w:rsidP="00641D2A">
      <w:pPr>
        <w:pStyle w:val="Lijstalinea"/>
        <w:rPr>
          <w:rStyle w:val="Nadruk"/>
          <w:lang w:val="en-US"/>
        </w:rPr>
      </w:pPr>
      <w:r>
        <w:rPr>
          <w:rStyle w:val="Nadruk"/>
          <w:lang w:val="en-US"/>
        </w:rPr>
        <w:t xml:space="preserve">         ... =</w:t>
      </w:r>
      <w:r w:rsidRPr="00DC3D3B">
        <w:rPr>
          <w:rStyle w:val="Nadruk"/>
        </w:rPr>
        <w:t>= "</w:t>
      </w:r>
      <w:r>
        <w:rPr>
          <w:rStyle w:val="Nadruk"/>
          <w:lang w:val="en-US"/>
        </w:rPr>
        <w:t>...</w:t>
      </w:r>
      <w:r w:rsidRPr="00DC3D3B">
        <w:rPr>
          <w:rStyle w:val="Nadruk"/>
        </w:rPr>
        <w:t>")</w:t>
      </w:r>
      <w:r>
        <w:rPr>
          <w:rStyle w:val="Nadruk"/>
          <w:lang w:val="en-US"/>
        </w:rPr>
        <w:t xml:space="preserve"> |&gt;</w:t>
      </w:r>
    </w:p>
    <w:p w14:paraId="78998E07" w14:textId="53934DB3" w:rsidR="00772521" w:rsidRPr="00772521" w:rsidRDefault="00772521" w:rsidP="00DC612D">
      <w:pPr>
        <w:pStyle w:val="Lijstalinea"/>
        <w:rPr>
          <w:rStyle w:val="Subtieleverwijzing"/>
        </w:rPr>
      </w:pPr>
      <w:r w:rsidRPr="00772521">
        <w:rPr>
          <w:rStyle w:val="Subtieleverwijzing"/>
        </w:rPr>
        <w:t xml:space="preserve">  # </w:t>
      </w:r>
      <w:r w:rsidR="003A420A">
        <w:rPr>
          <w:rStyle w:val="Subtieleverwijzing"/>
        </w:rPr>
        <w:t>T</w:t>
      </w:r>
      <w:r w:rsidRPr="00772521">
        <w:rPr>
          <w:rStyle w:val="Subtieleverwijzing"/>
        </w:rPr>
        <w:t xml:space="preserve">his will create a new column ‘year’:  </w:t>
      </w:r>
    </w:p>
    <w:p w14:paraId="344C5378" w14:textId="37E4810D" w:rsidR="0032180B" w:rsidRDefault="0032180B" w:rsidP="00DC612D">
      <w:pPr>
        <w:pStyle w:val="Lijstalinea"/>
        <w:rPr>
          <w:rStyle w:val="Nadruk"/>
          <w:lang w:val="en-GB"/>
        </w:rPr>
      </w:pPr>
      <w:r>
        <w:rPr>
          <w:rStyle w:val="Nadruk"/>
          <w:lang w:val="en-GB"/>
        </w:rPr>
        <w:t xml:space="preserve">  mutate(year = year(date)) |&gt;</w:t>
      </w:r>
    </w:p>
    <w:p w14:paraId="611B989B" w14:textId="2CBA11AB" w:rsidR="00772521" w:rsidRPr="00772521" w:rsidRDefault="00772521" w:rsidP="00DC612D">
      <w:pPr>
        <w:pStyle w:val="Lijstalinea"/>
        <w:rPr>
          <w:rStyle w:val="Subtieleverwijzing"/>
        </w:rPr>
      </w:pPr>
      <w:r w:rsidRPr="00772521">
        <w:rPr>
          <w:rStyle w:val="Subtieleverwijzing"/>
        </w:rPr>
        <w:t xml:space="preserve">  # </w:t>
      </w:r>
      <w:r w:rsidR="003A420A">
        <w:rPr>
          <w:rStyle w:val="Subtieleverwijzing"/>
        </w:rPr>
        <w:t>T</w:t>
      </w:r>
      <w:r w:rsidRPr="00772521">
        <w:rPr>
          <w:rStyle w:val="Subtieleverwijzing"/>
        </w:rPr>
        <w:t>his will group the data on years:</w:t>
      </w:r>
    </w:p>
    <w:p w14:paraId="39F96CFE" w14:textId="59ACC333" w:rsidR="00BA154D" w:rsidRDefault="00DC612D" w:rsidP="003A0BDA">
      <w:pPr>
        <w:pStyle w:val="Lijstalinea"/>
        <w:rPr>
          <w:rStyle w:val="Nadruk"/>
          <w:lang w:val="en-GB"/>
        </w:rPr>
      </w:pPr>
      <w:r w:rsidRPr="00DC612D">
        <w:rPr>
          <w:rStyle w:val="Nadruk"/>
          <w:lang w:val="en-GB"/>
        </w:rPr>
        <w:t xml:space="preserve">  group_by(year)</w:t>
      </w:r>
    </w:p>
    <w:p w14:paraId="6F5B179E" w14:textId="77777777" w:rsidR="003A0BDA" w:rsidRPr="003A0BDA" w:rsidRDefault="003A0BDA" w:rsidP="003A0BDA">
      <w:pPr>
        <w:pStyle w:val="Lijstalinea"/>
        <w:rPr>
          <w:rStyle w:val="Nadruk"/>
          <w:lang w:val="en-GB"/>
        </w:rPr>
      </w:pPr>
    </w:p>
    <w:p w14:paraId="114CD457" w14:textId="700AA592" w:rsidR="00BA154D" w:rsidRPr="003A0BDA" w:rsidRDefault="00BA154D" w:rsidP="00B2649E">
      <w:pPr>
        <w:pStyle w:val="Lijstalinea"/>
        <w:rPr>
          <w:rStyle w:val="Subtieleverwijzing"/>
        </w:rPr>
      </w:pPr>
      <w:r w:rsidRPr="003A0BDA">
        <w:rPr>
          <w:rStyle w:val="Subtieleverwijzing"/>
        </w:rPr>
        <w:t>#</w:t>
      </w:r>
      <w:r w:rsidR="006A37F8">
        <w:rPr>
          <w:rStyle w:val="Subtieleverwijzing"/>
        </w:rPr>
        <w:t xml:space="preserve"> </w:t>
      </w:r>
      <w:r w:rsidRPr="003A0BDA">
        <w:rPr>
          <w:rStyle w:val="Subtieleverwijzing"/>
        </w:rPr>
        <w:t xml:space="preserve">Now </w:t>
      </w:r>
      <w:r w:rsidR="003A0BDA">
        <w:rPr>
          <w:rStyle w:val="Subtieleverwijzing"/>
        </w:rPr>
        <w:t xml:space="preserve">use </w:t>
      </w:r>
      <w:r w:rsidRPr="003A0BDA">
        <w:rPr>
          <w:rStyle w:val="Subtieleverwijzing"/>
        </w:rPr>
        <w:t>select</w:t>
      </w:r>
      <w:r w:rsidR="003A0BDA">
        <w:rPr>
          <w:rStyle w:val="Subtieleverwijzing"/>
        </w:rPr>
        <w:t>() to keep</w:t>
      </w:r>
      <w:r w:rsidRPr="003A0BDA">
        <w:rPr>
          <w:rStyle w:val="Subtieleverwijzing"/>
        </w:rPr>
        <w:t xml:space="preserve"> the relevant columns</w:t>
      </w:r>
    </w:p>
    <w:p w14:paraId="4953D2E8" w14:textId="5F55690E" w:rsidR="00BA154D" w:rsidRDefault="00BA154D" w:rsidP="00DC612D">
      <w:pPr>
        <w:pStyle w:val="Lijstalinea"/>
        <w:rPr>
          <w:rStyle w:val="Nadruk"/>
          <w:lang w:val="en-GB"/>
        </w:rPr>
      </w:pPr>
      <w:r>
        <w:rPr>
          <w:rStyle w:val="Nadruk"/>
          <w:lang w:val="en-GB"/>
        </w:rPr>
        <w:t>per_year &lt;- per_year |&gt;</w:t>
      </w:r>
    </w:p>
    <w:p w14:paraId="695D96E7" w14:textId="452F5F78" w:rsidR="003A0BDA" w:rsidRDefault="003A0BDA" w:rsidP="00DC612D">
      <w:pPr>
        <w:pStyle w:val="Lijstalinea"/>
        <w:rPr>
          <w:rStyle w:val="Nadruk"/>
          <w:lang w:val="en-GB"/>
        </w:rPr>
      </w:pPr>
      <w:r>
        <w:rPr>
          <w:rStyle w:val="Nadruk"/>
          <w:lang w:val="en-GB"/>
        </w:rPr>
        <w:t xml:space="preserve">  ????</w:t>
      </w:r>
    </w:p>
    <w:p w14:paraId="46781315" w14:textId="77777777" w:rsidR="00772521" w:rsidRDefault="00772521" w:rsidP="00DC612D">
      <w:pPr>
        <w:pStyle w:val="Lijstalinea"/>
        <w:rPr>
          <w:rStyle w:val="Nadruk"/>
          <w:lang w:val="en-GB"/>
        </w:rPr>
      </w:pPr>
    </w:p>
    <w:p w14:paraId="7636255A" w14:textId="769D7F38" w:rsidR="00772521" w:rsidRPr="000E3393" w:rsidRDefault="00772521" w:rsidP="00DC612D">
      <w:pPr>
        <w:pStyle w:val="Lijstalinea"/>
        <w:rPr>
          <w:rStyle w:val="Subtieleverwijzing"/>
        </w:rPr>
      </w:pPr>
      <w:r w:rsidRPr="000E3393">
        <w:rPr>
          <w:rStyle w:val="Subtieleverwijzing"/>
        </w:rPr>
        <w:t xml:space="preserve"># </w:t>
      </w:r>
      <w:r w:rsidR="000215AA">
        <w:rPr>
          <w:rStyle w:val="Subtieleverwijzing"/>
        </w:rPr>
        <w:t>After selecting, h</w:t>
      </w:r>
      <w:r w:rsidRPr="000E3393">
        <w:rPr>
          <w:rStyle w:val="Subtieleverwijzing"/>
        </w:rPr>
        <w:t>ave a look at the new data</w:t>
      </w:r>
      <w:r w:rsidR="004D57EA">
        <w:rPr>
          <w:rStyle w:val="Subtieleverwijzing"/>
        </w:rPr>
        <w:t>:</w:t>
      </w:r>
    </w:p>
    <w:p w14:paraId="0A54265D" w14:textId="5AA9827B" w:rsidR="00772521" w:rsidRDefault="00772521" w:rsidP="00DC612D">
      <w:pPr>
        <w:pStyle w:val="Lijstalinea"/>
        <w:rPr>
          <w:rStyle w:val="Nadruk"/>
          <w:lang w:val="en-GB"/>
        </w:rPr>
      </w:pPr>
      <w:r>
        <w:rPr>
          <w:rStyle w:val="Nadruk"/>
          <w:lang w:val="en-GB"/>
        </w:rPr>
        <w:t>per_year</w:t>
      </w:r>
    </w:p>
    <w:p w14:paraId="2CC1154A" w14:textId="4C846FD1" w:rsidR="00772521" w:rsidRDefault="000E3393" w:rsidP="000E3393">
      <w:pPr>
        <w:pStyle w:val="Lijstalinea"/>
        <w:rPr>
          <w:rStyle w:val="Nadruk"/>
          <w:lang w:val="en-GB"/>
        </w:rPr>
      </w:pPr>
      <w:r>
        <w:rPr>
          <w:rStyle w:val="Nadruk"/>
          <w:lang w:val="en-GB"/>
        </w:rPr>
        <w:t>per_year |&gt; summary()</w:t>
      </w:r>
    </w:p>
    <w:p w14:paraId="0AD035AD" w14:textId="77777777" w:rsidR="00DC612D" w:rsidRDefault="00DC612D" w:rsidP="00DC612D">
      <w:pPr>
        <w:pStyle w:val="Lijstalinea"/>
        <w:rPr>
          <w:rStyle w:val="Nadruk"/>
          <w:lang w:val="en-GB"/>
        </w:rPr>
      </w:pPr>
    </w:p>
    <w:p w14:paraId="705C8E88" w14:textId="77777777" w:rsidR="002F50B1" w:rsidRPr="00DC612D" w:rsidRDefault="002F50B1" w:rsidP="00DC612D">
      <w:pPr>
        <w:pStyle w:val="Lijstalinea"/>
        <w:rPr>
          <w:rStyle w:val="Nadruk"/>
          <w:lang w:val="en-GB"/>
        </w:rPr>
      </w:pPr>
    </w:p>
    <w:p w14:paraId="22FF0B8F" w14:textId="1B02CDF4" w:rsidR="0024325E" w:rsidRDefault="0024325E" w:rsidP="00FC6308">
      <w:pPr>
        <w:pStyle w:val="Lijstalinea"/>
        <w:numPr>
          <w:ilvl w:val="0"/>
          <w:numId w:val="5"/>
        </w:numPr>
        <w:rPr>
          <w:lang w:val="en-GB"/>
        </w:rPr>
      </w:pPr>
      <w:r w:rsidRPr="00BC1367">
        <w:rPr>
          <w:lang w:val="en-GB"/>
        </w:rPr>
        <w:t>Calculate the proportion of nitro-resistant isolates in each time interval.</w:t>
      </w:r>
      <w:r w:rsidR="00200F74">
        <w:rPr>
          <w:lang w:val="en-GB"/>
        </w:rPr>
        <w:t xml:space="preserve"> We </w:t>
      </w:r>
      <w:r w:rsidR="00370020">
        <w:rPr>
          <w:lang w:val="en-GB"/>
        </w:rPr>
        <w:t>can use the</w:t>
      </w:r>
      <w:r w:rsidR="00240186">
        <w:rPr>
          <w:lang w:val="en-GB"/>
        </w:rPr>
        <w:t xml:space="preserve"> </w:t>
      </w:r>
      <w:r w:rsidR="00240186" w:rsidRPr="00AE5921">
        <w:rPr>
          <w:rStyle w:val="Nadruk"/>
          <w:lang w:val="en-GB"/>
          <w:rPrChange w:id="34" w:author="Dennis Souverein" w:date="2023-08-18T12:07:00Z">
            <w:rPr>
              <w:rStyle w:val="Nadruk"/>
            </w:rPr>
          </w:rPrChange>
        </w:rPr>
        <w:t>summarise()</w:t>
      </w:r>
      <w:r w:rsidR="00240186">
        <w:rPr>
          <w:lang w:val="en-GB"/>
        </w:rPr>
        <w:t xml:space="preserve"> function to calculate any metric per group. The</w:t>
      </w:r>
      <w:r w:rsidR="00370020">
        <w:rPr>
          <w:lang w:val="en-GB"/>
        </w:rPr>
        <w:t xml:space="preserve"> ‘AMR</w:t>
      </w:r>
      <w:r w:rsidR="00F22188">
        <w:rPr>
          <w:lang w:val="en-GB"/>
        </w:rPr>
        <w:t>’</w:t>
      </w:r>
      <w:r w:rsidR="00370020">
        <w:rPr>
          <w:lang w:val="en-GB"/>
        </w:rPr>
        <w:t xml:space="preserve"> function </w:t>
      </w:r>
      <w:r w:rsidR="00370020" w:rsidRPr="00AE5921">
        <w:rPr>
          <w:rStyle w:val="Nadruk"/>
          <w:lang w:val="en-GB"/>
          <w:rPrChange w:id="35" w:author="Dennis Souverein" w:date="2023-08-18T12:07:00Z">
            <w:rPr>
              <w:rStyle w:val="Nadruk"/>
            </w:rPr>
          </w:rPrChange>
        </w:rPr>
        <w:t>resistance()</w:t>
      </w:r>
      <w:r w:rsidR="00370020">
        <w:rPr>
          <w:lang w:val="en-GB"/>
        </w:rPr>
        <w:t xml:space="preserve"> </w:t>
      </w:r>
      <w:r w:rsidR="00240186">
        <w:rPr>
          <w:lang w:val="en-GB"/>
        </w:rPr>
        <w:t xml:space="preserve">can be used </w:t>
      </w:r>
      <w:r w:rsidR="00370020">
        <w:rPr>
          <w:lang w:val="en-GB"/>
        </w:rPr>
        <w:t xml:space="preserve">to determine the </w:t>
      </w:r>
      <w:r w:rsidR="00240186">
        <w:rPr>
          <w:lang w:val="en-GB"/>
        </w:rPr>
        <w:t>resistance per group</w:t>
      </w:r>
      <w:r w:rsidR="00EA0B9A">
        <w:rPr>
          <w:lang w:val="en-GB"/>
        </w:rPr>
        <w:t>.</w:t>
      </w:r>
      <w:r w:rsidR="00B715EA">
        <w:rPr>
          <w:lang w:val="en-GB"/>
        </w:rPr>
        <w:t xml:space="preserve"> It will take the nitrofurantoin column as input, similar to </w:t>
      </w:r>
      <w:r w:rsidR="00B715EA" w:rsidRPr="00AE5921">
        <w:rPr>
          <w:rStyle w:val="Nadruk"/>
          <w:lang w:val="en-GB"/>
          <w:rPrChange w:id="36" w:author="Dennis Souverein" w:date="2023-08-18T12:07:00Z">
            <w:rPr>
              <w:rStyle w:val="Nadruk"/>
            </w:rPr>
          </w:rPrChange>
        </w:rPr>
        <w:t>min()</w:t>
      </w:r>
      <w:r w:rsidR="00B715EA">
        <w:rPr>
          <w:lang w:val="en-GB"/>
        </w:rPr>
        <w:t xml:space="preserve"> taking the </w:t>
      </w:r>
      <w:r w:rsidR="00B715EA" w:rsidRPr="00AE5921">
        <w:rPr>
          <w:rStyle w:val="Nadruk"/>
          <w:lang w:val="en-GB"/>
          <w:rPrChange w:id="37" w:author="Dennis Souverein" w:date="2023-08-18T12:07:00Z">
            <w:rPr>
              <w:rStyle w:val="Nadruk"/>
            </w:rPr>
          </w:rPrChange>
        </w:rPr>
        <w:t>date</w:t>
      </w:r>
      <w:r w:rsidR="00B715EA">
        <w:rPr>
          <w:lang w:val="en-GB"/>
        </w:rPr>
        <w:t xml:space="preserve"> column as input below.</w:t>
      </w:r>
    </w:p>
    <w:p w14:paraId="5846C430" w14:textId="77777777" w:rsidR="00240186" w:rsidRDefault="00240186" w:rsidP="00240186">
      <w:pPr>
        <w:pStyle w:val="Lijstalinea"/>
        <w:rPr>
          <w:lang w:val="en-GB"/>
        </w:rPr>
      </w:pPr>
    </w:p>
    <w:p w14:paraId="385B6ECC" w14:textId="6D27088A" w:rsidR="00240186" w:rsidRDefault="00240186" w:rsidP="00240186">
      <w:pPr>
        <w:pStyle w:val="Lijstalinea"/>
        <w:rPr>
          <w:rStyle w:val="Nadruk"/>
          <w:lang w:val="en-GB"/>
        </w:rPr>
      </w:pPr>
      <w:r>
        <w:rPr>
          <w:rStyle w:val="Nadruk"/>
          <w:lang w:val="en-GB"/>
        </w:rPr>
        <w:t>per_year |&gt;</w:t>
      </w:r>
    </w:p>
    <w:p w14:paraId="396B7652" w14:textId="1C5C8B39" w:rsidR="00DF1529" w:rsidRDefault="00240186" w:rsidP="00DF1529">
      <w:pPr>
        <w:pStyle w:val="Lijstalinea"/>
        <w:rPr>
          <w:rStyle w:val="Nadruk"/>
          <w:lang w:val="en-GB"/>
        </w:rPr>
      </w:pPr>
      <w:r>
        <w:rPr>
          <w:rStyle w:val="Nadruk"/>
          <w:lang w:val="en-GB"/>
        </w:rPr>
        <w:t xml:space="preserve">  summarise(</w:t>
      </w:r>
      <w:r w:rsidR="00DF1529" w:rsidRPr="00DF1529">
        <w:rPr>
          <w:rStyle w:val="Nadruk"/>
          <w:lang w:val="en-GB"/>
        </w:rPr>
        <w:t>lowest_date = min(date),</w:t>
      </w:r>
    </w:p>
    <w:p w14:paraId="40AB1C5C" w14:textId="0D288F6E" w:rsidR="00DF1529" w:rsidRDefault="00DF1529" w:rsidP="00DF1529">
      <w:pPr>
        <w:pStyle w:val="Lijstalinea"/>
        <w:rPr>
          <w:rStyle w:val="Nadruk"/>
          <w:lang w:val="en-GB"/>
        </w:rPr>
      </w:pPr>
      <w:r>
        <w:rPr>
          <w:rStyle w:val="Nadruk"/>
          <w:lang w:val="en-GB"/>
        </w:rPr>
        <w:t xml:space="preserve">            highest_date = max(date),</w:t>
      </w:r>
    </w:p>
    <w:p w14:paraId="38C90FFD" w14:textId="67BD4790" w:rsidR="00240186" w:rsidRDefault="00DF1529" w:rsidP="00240186">
      <w:pPr>
        <w:pStyle w:val="Lijstalinea"/>
        <w:rPr>
          <w:rStyle w:val="Nadruk"/>
          <w:lang w:val="en-GB"/>
        </w:rPr>
      </w:pPr>
      <w:r>
        <w:rPr>
          <w:rStyle w:val="Nadruk"/>
          <w:lang w:val="en-GB"/>
        </w:rPr>
        <w:t xml:space="preserve">            median_date = median(date))</w:t>
      </w:r>
    </w:p>
    <w:p w14:paraId="420F23DE" w14:textId="77777777" w:rsidR="00DF1529" w:rsidRDefault="00DF1529" w:rsidP="00240186">
      <w:pPr>
        <w:pStyle w:val="Lijstalinea"/>
        <w:rPr>
          <w:rStyle w:val="Nadruk"/>
          <w:lang w:val="en-GB"/>
        </w:rPr>
      </w:pPr>
    </w:p>
    <w:p w14:paraId="04C672B4" w14:textId="6AC8D9D2" w:rsidR="00306A9B" w:rsidRPr="00306A9B" w:rsidRDefault="00306A9B" w:rsidP="00240186">
      <w:pPr>
        <w:pStyle w:val="Lijstalinea"/>
        <w:rPr>
          <w:rStyle w:val="Subtieleverwijzing"/>
        </w:rPr>
      </w:pPr>
      <w:r w:rsidRPr="00306A9B">
        <w:rPr>
          <w:rStyle w:val="Subtieleverwijzing"/>
        </w:rPr>
        <w:t xml:space="preserve"># </w:t>
      </w:r>
      <w:r w:rsidR="008D07F7">
        <w:rPr>
          <w:rStyle w:val="Subtieleverwijzing"/>
        </w:rPr>
        <w:t>F</w:t>
      </w:r>
      <w:r w:rsidRPr="00306A9B">
        <w:rPr>
          <w:rStyle w:val="Subtieleverwijzing"/>
        </w:rPr>
        <w:t>ill in the dots here</w:t>
      </w:r>
    </w:p>
    <w:p w14:paraId="7B13ADD2" w14:textId="5C13007F" w:rsidR="00DF1529" w:rsidRDefault="00DF1529" w:rsidP="00DF1529">
      <w:pPr>
        <w:pStyle w:val="Lijstalinea"/>
        <w:rPr>
          <w:rStyle w:val="Nadruk"/>
          <w:lang w:val="en-GB"/>
        </w:rPr>
      </w:pPr>
      <w:r>
        <w:rPr>
          <w:rStyle w:val="Nadruk"/>
          <w:lang w:val="en-GB"/>
        </w:rPr>
        <w:t>per_year |&gt;</w:t>
      </w:r>
    </w:p>
    <w:p w14:paraId="06E95986" w14:textId="79347211" w:rsidR="00DF1529" w:rsidRDefault="00DF1529" w:rsidP="00DF1529">
      <w:pPr>
        <w:pStyle w:val="Lijstalinea"/>
        <w:rPr>
          <w:rStyle w:val="Nadruk"/>
          <w:lang w:val="en-GB"/>
        </w:rPr>
      </w:pPr>
      <w:r>
        <w:rPr>
          <w:rStyle w:val="Nadruk"/>
          <w:lang w:val="en-GB"/>
        </w:rPr>
        <w:t xml:space="preserve">  summarise(</w:t>
      </w:r>
      <w:r w:rsidR="00306A9B">
        <w:rPr>
          <w:rStyle w:val="Nadruk"/>
          <w:lang w:val="en-GB"/>
        </w:rPr>
        <w:t>nitro_R =</w:t>
      </w:r>
      <w:r w:rsidR="00CC1F74">
        <w:rPr>
          <w:rStyle w:val="Nadruk"/>
          <w:lang w:val="en-GB"/>
        </w:rPr>
        <w:t xml:space="preserve"> </w:t>
      </w:r>
      <w:r w:rsidR="00306A9B">
        <w:rPr>
          <w:rStyle w:val="Nadruk"/>
          <w:lang w:val="en-GB"/>
        </w:rPr>
        <w:t>...)</w:t>
      </w:r>
    </w:p>
    <w:p w14:paraId="2D540AD5" w14:textId="77777777" w:rsidR="00CC1F74" w:rsidRDefault="00CC1F74" w:rsidP="00DF1529">
      <w:pPr>
        <w:pStyle w:val="Lijstalinea"/>
        <w:rPr>
          <w:rStyle w:val="Nadruk"/>
          <w:lang w:val="en-GB"/>
        </w:rPr>
      </w:pPr>
    </w:p>
    <w:p w14:paraId="37EEE146" w14:textId="39248C93" w:rsidR="00CC1F74" w:rsidRPr="008D07F7" w:rsidRDefault="00CC1F74" w:rsidP="00DF1529">
      <w:pPr>
        <w:pStyle w:val="Lijstalinea"/>
        <w:rPr>
          <w:rStyle w:val="Subtieleverwijzing"/>
        </w:rPr>
      </w:pPr>
      <w:r w:rsidRPr="008D07F7">
        <w:rPr>
          <w:rStyle w:val="Subtieleverwijzing"/>
        </w:rPr>
        <w:lastRenderedPageBreak/>
        <w:t># Now run the whole command to retrieve the nitro AMR per group.</w:t>
      </w:r>
    </w:p>
    <w:p w14:paraId="72861610" w14:textId="192249FB" w:rsidR="00CC1F74" w:rsidRPr="008D07F7" w:rsidRDefault="00CC1F74" w:rsidP="00DF1529">
      <w:pPr>
        <w:pStyle w:val="Lijstalinea"/>
        <w:rPr>
          <w:rStyle w:val="Subtieleverwijzing"/>
        </w:rPr>
      </w:pPr>
      <w:r w:rsidRPr="008D07F7">
        <w:rPr>
          <w:rStyle w:val="Subtieleverwijzing"/>
        </w:rPr>
        <w:t xml:space="preserve"># Replace xxx with a function name and </w:t>
      </w:r>
      <w:r w:rsidR="008D07F7" w:rsidRPr="008D07F7">
        <w:rPr>
          <w:rStyle w:val="Subtieleverwijzing"/>
        </w:rPr>
        <w:t>the</w:t>
      </w:r>
      <w:r w:rsidRPr="008D07F7">
        <w:rPr>
          <w:rStyle w:val="Subtieleverwijzing"/>
        </w:rPr>
        <w:t xml:space="preserve"> </w:t>
      </w:r>
      <w:r w:rsidR="008D07F7" w:rsidRPr="008D07F7">
        <w:rPr>
          <w:rStyle w:val="Subtieleverwijzing"/>
        </w:rPr>
        <w:t xml:space="preserve">dots </w:t>
      </w:r>
      <w:r w:rsidRPr="008D07F7">
        <w:rPr>
          <w:rStyle w:val="Subtieleverwijzing"/>
        </w:rPr>
        <w:t>wit</w:t>
      </w:r>
      <w:r w:rsidR="008D07F7" w:rsidRPr="008D07F7">
        <w:rPr>
          <w:rStyle w:val="Subtieleverwijzing"/>
        </w:rPr>
        <w:t>h column names.</w:t>
      </w:r>
    </w:p>
    <w:p w14:paraId="1E27629B" w14:textId="428A569C" w:rsidR="00CC1F74" w:rsidRDefault="008D07F7" w:rsidP="00CC1F74">
      <w:pPr>
        <w:pStyle w:val="Lijstalinea"/>
        <w:rPr>
          <w:rStyle w:val="Nadruk"/>
          <w:lang w:val="en-GB"/>
        </w:rPr>
      </w:pPr>
      <w:r>
        <w:rPr>
          <w:rStyle w:val="Nadruk"/>
          <w:lang w:val="en-GB"/>
        </w:rPr>
        <w:t xml:space="preserve">per_year &lt;- </w:t>
      </w:r>
      <w:r w:rsidR="00CC1F74" w:rsidRPr="00772521">
        <w:rPr>
          <w:rStyle w:val="Nadruk"/>
          <w:lang w:val="en-GB"/>
        </w:rPr>
        <w:t xml:space="preserve">isolates |&gt; </w:t>
      </w:r>
    </w:p>
    <w:p w14:paraId="33DE9A47" w14:textId="1B5EAEEF" w:rsidR="003D23BB" w:rsidRPr="00772521" w:rsidRDefault="003D23BB" w:rsidP="00CC1F74">
      <w:pPr>
        <w:pStyle w:val="Lijstalinea"/>
        <w:rPr>
          <w:rStyle w:val="Nadruk"/>
          <w:rFonts w:asciiTheme="minorHAnsi" w:hAnsiTheme="minorHAnsi"/>
          <w:b w:val="0"/>
          <w:iCs w:val="0"/>
          <w:sz w:val="24"/>
          <w:lang w:val="en-GB"/>
        </w:rPr>
      </w:pPr>
      <w:r>
        <w:rPr>
          <w:rStyle w:val="Nadruk"/>
          <w:lang w:val="en-GB"/>
        </w:rPr>
        <w:t xml:space="preserve">  filter(..., ...) |&gt;</w:t>
      </w:r>
    </w:p>
    <w:p w14:paraId="0C0E9992" w14:textId="377D2D3B" w:rsidR="00CC1F74" w:rsidRDefault="00CC1F74" w:rsidP="00CC1F74">
      <w:pPr>
        <w:pStyle w:val="Lijstalinea"/>
        <w:rPr>
          <w:rStyle w:val="Nadruk"/>
          <w:lang w:val="en-GB"/>
        </w:rPr>
      </w:pPr>
      <w:r w:rsidRPr="00772521">
        <w:rPr>
          <w:rStyle w:val="Subtieleverwijzing"/>
        </w:rPr>
        <w:t xml:space="preserve">  </w:t>
      </w:r>
      <w:r w:rsidRPr="00CC1F74">
        <w:rPr>
          <w:rStyle w:val="Nadruk"/>
          <w:lang w:val="en-GB"/>
        </w:rPr>
        <w:t>group_by(year</w:t>
      </w:r>
      <w:r>
        <w:rPr>
          <w:rStyle w:val="Nadruk"/>
          <w:lang w:val="en-GB"/>
        </w:rPr>
        <w:t xml:space="preserve"> = xxx(...), ...</w:t>
      </w:r>
      <w:r w:rsidRPr="00CC1F74">
        <w:rPr>
          <w:rStyle w:val="Nadruk"/>
          <w:lang w:val="en-GB"/>
        </w:rPr>
        <w:t xml:space="preserve"> </w:t>
      </w:r>
      <w:r>
        <w:rPr>
          <w:rStyle w:val="Nadruk"/>
          <w:lang w:val="en-GB"/>
        </w:rPr>
        <w:t>, ...</w:t>
      </w:r>
      <w:r w:rsidRPr="00CC1F74">
        <w:rPr>
          <w:rStyle w:val="Nadruk"/>
          <w:lang w:val="en-GB"/>
        </w:rPr>
        <w:t>)</w:t>
      </w:r>
      <w:r>
        <w:rPr>
          <w:rStyle w:val="Nadruk"/>
          <w:lang w:val="en-GB"/>
        </w:rPr>
        <w:t xml:space="preserve"> |&gt;</w:t>
      </w:r>
    </w:p>
    <w:p w14:paraId="38D5FF74" w14:textId="7212A5A4" w:rsidR="00240186" w:rsidRDefault="00CC1F74" w:rsidP="008D07F7">
      <w:pPr>
        <w:pStyle w:val="Lijstalinea"/>
        <w:rPr>
          <w:rStyle w:val="Nadruk"/>
          <w:lang w:val="en-GB"/>
        </w:rPr>
      </w:pPr>
      <w:r>
        <w:rPr>
          <w:rStyle w:val="Nadruk"/>
          <w:lang w:val="en-GB"/>
        </w:rPr>
        <w:t xml:space="preserve">  summarise(nitro_R = xxx(...)</w:t>
      </w:r>
      <w:r w:rsidR="008D07F7">
        <w:rPr>
          <w:rStyle w:val="Nadruk"/>
          <w:lang w:val="en-GB"/>
        </w:rPr>
        <w:t>)</w:t>
      </w:r>
    </w:p>
    <w:p w14:paraId="72B4F5FC" w14:textId="77777777" w:rsidR="008E708A" w:rsidRDefault="008E708A" w:rsidP="008D07F7">
      <w:pPr>
        <w:pStyle w:val="Lijstalinea"/>
        <w:rPr>
          <w:rStyle w:val="Nadruk"/>
          <w:lang w:val="en-GB"/>
        </w:rPr>
      </w:pPr>
    </w:p>
    <w:p w14:paraId="784B5976" w14:textId="249A2257" w:rsidR="008E708A" w:rsidRPr="008E708A" w:rsidRDefault="008E708A" w:rsidP="008E708A">
      <w:pPr>
        <w:pStyle w:val="Lijstalinea"/>
        <w:rPr>
          <w:rStyle w:val="Subtieleverwijzing"/>
        </w:rPr>
      </w:pPr>
      <w:r w:rsidRPr="008E708A">
        <w:rPr>
          <w:rStyle w:val="Subtieleverwijzing"/>
        </w:rPr>
        <w:t># Observe the newly created data</w:t>
      </w:r>
    </w:p>
    <w:p w14:paraId="2C42CA8B" w14:textId="63E1287B" w:rsidR="008E708A" w:rsidRDefault="008E708A" w:rsidP="008D07F7">
      <w:pPr>
        <w:pStyle w:val="Lijstalinea"/>
        <w:rPr>
          <w:rStyle w:val="Nadruk"/>
          <w:lang w:val="en-GB"/>
        </w:rPr>
      </w:pPr>
      <w:r>
        <w:rPr>
          <w:rStyle w:val="Nadruk"/>
          <w:lang w:val="en-GB"/>
        </w:rPr>
        <w:t>per_year</w:t>
      </w:r>
    </w:p>
    <w:p w14:paraId="714372F1" w14:textId="77777777" w:rsidR="002244D7" w:rsidRDefault="002244D7" w:rsidP="008D07F7">
      <w:pPr>
        <w:pStyle w:val="Lijstalinea"/>
        <w:rPr>
          <w:rStyle w:val="Nadruk"/>
          <w:lang w:val="en-GB"/>
        </w:rPr>
      </w:pPr>
    </w:p>
    <w:p w14:paraId="774C282F" w14:textId="0C551712" w:rsidR="00177CB5" w:rsidRDefault="002244D7" w:rsidP="008D07F7">
      <w:pPr>
        <w:pStyle w:val="Lijstalinea"/>
        <w:rPr>
          <w:rStyle w:val="Subtieleverwijzing"/>
        </w:rPr>
      </w:pPr>
      <w:r w:rsidRPr="00177CB5">
        <w:rPr>
          <w:rStyle w:val="Subtieleverwijzing"/>
        </w:rPr>
        <w:t xml:space="preserve"># </w:t>
      </w:r>
      <w:r w:rsidR="00AE1B97" w:rsidRPr="00F86302">
        <w:rPr>
          <w:rStyle w:val="Subtieleverwijzing"/>
        </w:rPr>
        <w:t>Advanced users:</w:t>
      </w:r>
      <w:r w:rsidR="00AE1B97">
        <w:rPr>
          <w:rStyle w:val="Subtieleverwijzing"/>
        </w:rPr>
        <w:t xml:space="preserve"> </w:t>
      </w:r>
      <w:r w:rsidRPr="00177CB5">
        <w:rPr>
          <w:rStyle w:val="Subtieleverwijzing"/>
        </w:rPr>
        <w:t xml:space="preserve">also use </w:t>
      </w:r>
      <w:r w:rsidR="00177CB5" w:rsidRPr="00177CB5">
        <w:rPr>
          <w:rStyle w:val="Subtieleverwijzing"/>
        </w:rPr>
        <w:t xml:space="preserve">sir_confidence_interval() to add </w:t>
      </w:r>
    </w:p>
    <w:p w14:paraId="086FE840" w14:textId="65B56786" w:rsidR="002F50B1" w:rsidRDefault="00177CB5" w:rsidP="002F50B1">
      <w:pPr>
        <w:pStyle w:val="Lijstalinea"/>
        <w:rPr>
          <w:rStyle w:val="Subtieleverwijzing"/>
        </w:rPr>
      </w:pPr>
      <w:r>
        <w:rPr>
          <w:rStyle w:val="Subtieleverwijzing"/>
        </w:rPr>
        <w:t xml:space="preserve"># </w:t>
      </w:r>
      <w:r w:rsidRPr="00177CB5">
        <w:rPr>
          <w:rStyle w:val="Subtieleverwijzing"/>
        </w:rPr>
        <w:t>the confidence intervals</w:t>
      </w:r>
      <w:r w:rsidR="002F50B1">
        <w:rPr>
          <w:rStyle w:val="Subtieleverwijzing"/>
        </w:rPr>
        <w:t xml:space="preserve"> of nitro resistance</w:t>
      </w:r>
      <w:r w:rsidRPr="00177CB5">
        <w:rPr>
          <w:rStyle w:val="Subtieleverwijzing"/>
        </w:rPr>
        <w:t xml:space="preserve">. Read the </w:t>
      </w:r>
      <w:r w:rsidR="002F50B1">
        <w:rPr>
          <w:rStyle w:val="Subtieleverwijzing"/>
        </w:rPr>
        <w:t>AM</w:t>
      </w:r>
      <w:r w:rsidRPr="00177CB5">
        <w:rPr>
          <w:rStyle w:val="Subtieleverwijzing"/>
        </w:rPr>
        <w:t>R</w:t>
      </w:r>
      <w:r w:rsidR="002F50B1">
        <w:rPr>
          <w:rStyle w:val="Subtieleverwijzing"/>
        </w:rPr>
        <w:t xml:space="preserve"> </w:t>
      </w:r>
    </w:p>
    <w:p w14:paraId="09C4B306" w14:textId="3A1A82A8" w:rsidR="002244D7" w:rsidRPr="00177CB5" w:rsidRDefault="002F50B1" w:rsidP="002F50B1">
      <w:pPr>
        <w:pStyle w:val="Lijstalinea"/>
        <w:rPr>
          <w:rStyle w:val="Subtieleverwijzing"/>
        </w:rPr>
      </w:pPr>
      <w:r>
        <w:rPr>
          <w:rStyle w:val="Subtieleverwijzing"/>
        </w:rPr>
        <w:t xml:space="preserve"># </w:t>
      </w:r>
      <w:r w:rsidR="00177CB5" w:rsidRPr="00177CB5">
        <w:rPr>
          <w:rStyle w:val="Subtieleverwijzing"/>
        </w:rPr>
        <w:t>documentation on how to use it.</w:t>
      </w:r>
    </w:p>
    <w:p w14:paraId="4FA57B73" w14:textId="77777777" w:rsidR="00240186" w:rsidRDefault="00240186" w:rsidP="00240186">
      <w:pPr>
        <w:pStyle w:val="Lijstalinea"/>
        <w:rPr>
          <w:lang w:val="en-GB"/>
        </w:rPr>
      </w:pPr>
    </w:p>
    <w:p w14:paraId="4F6EF25C" w14:textId="77777777" w:rsidR="002F50B1" w:rsidRPr="00BC1367" w:rsidRDefault="002F50B1" w:rsidP="00240186">
      <w:pPr>
        <w:pStyle w:val="Lijstalinea"/>
        <w:rPr>
          <w:lang w:val="en-GB"/>
        </w:rPr>
      </w:pPr>
    </w:p>
    <w:p w14:paraId="2D6B3F5F" w14:textId="640F1E50" w:rsidR="0024325E" w:rsidRDefault="0024325E" w:rsidP="00FC6308">
      <w:pPr>
        <w:pStyle w:val="Lijstalinea"/>
        <w:numPr>
          <w:ilvl w:val="0"/>
          <w:numId w:val="5"/>
        </w:numPr>
        <w:rPr>
          <w:lang w:val="en-GB"/>
        </w:rPr>
      </w:pPr>
      <w:r w:rsidRPr="00BC1367">
        <w:rPr>
          <w:lang w:val="en-GB"/>
        </w:rPr>
        <w:t>Visuali</w:t>
      </w:r>
      <w:r w:rsidR="00106988">
        <w:rPr>
          <w:lang w:val="en-GB"/>
        </w:rPr>
        <w:t>s</w:t>
      </w:r>
      <w:r w:rsidRPr="00BC1367">
        <w:rPr>
          <w:lang w:val="en-GB"/>
        </w:rPr>
        <w:t>e the trend using line plots or other suitable visualizations to understand the changes in nitro resistance over time.</w:t>
      </w:r>
      <w:r w:rsidR="00454C3B">
        <w:rPr>
          <w:lang w:val="en-GB"/>
        </w:rPr>
        <w:t xml:space="preserve"> We will use the ‘ggplot2’</w:t>
      </w:r>
      <w:r w:rsidR="00E269DF">
        <w:rPr>
          <w:lang w:val="en-GB"/>
        </w:rPr>
        <w:t xml:space="preserve"> package</w:t>
      </w:r>
      <w:r w:rsidR="00454C3B">
        <w:rPr>
          <w:lang w:val="en-GB"/>
        </w:rPr>
        <w:t xml:space="preserve"> (part of the tidyverse) to create appealing plots.</w:t>
      </w:r>
      <w:r w:rsidR="00DF1D10">
        <w:rPr>
          <w:lang w:val="en-GB"/>
        </w:rPr>
        <w:t xml:space="preserve"> </w:t>
      </w:r>
      <w:r w:rsidR="00454C3B">
        <w:rPr>
          <w:i/>
          <w:iCs/>
          <w:lang w:val="en-GB"/>
        </w:rPr>
        <w:t>Advanced R user</w:t>
      </w:r>
      <w:r w:rsidR="00DF1D10" w:rsidRPr="0017643E">
        <w:rPr>
          <w:i/>
          <w:iCs/>
          <w:lang w:val="en-GB"/>
        </w:rPr>
        <w:t xml:space="preserve">? Then </w:t>
      </w:r>
      <w:r w:rsidR="00454C3B">
        <w:rPr>
          <w:i/>
          <w:iCs/>
          <w:lang w:val="en-GB"/>
        </w:rPr>
        <w:t xml:space="preserve">try to </w:t>
      </w:r>
      <w:r w:rsidR="00E269DF">
        <w:rPr>
          <w:i/>
          <w:iCs/>
          <w:lang w:val="en-GB"/>
        </w:rPr>
        <w:t>create a plot with confidence intervals using error bars</w:t>
      </w:r>
      <w:r w:rsidR="00DF1D10" w:rsidRPr="0017643E">
        <w:rPr>
          <w:i/>
          <w:iCs/>
          <w:lang w:val="en-GB"/>
        </w:rPr>
        <w:t>.</w:t>
      </w:r>
    </w:p>
    <w:p w14:paraId="5EDB0EA0" w14:textId="77777777" w:rsidR="00454C3B" w:rsidRDefault="00454C3B" w:rsidP="00454C3B">
      <w:pPr>
        <w:pStyle w:val="Lijstalinea"/>
        <w:rPr>
          <w:lang w:val="en-GB"/>
        </w:rPr>
      </w:pPr>
    </w:p>
    <w:p w14:paraId="6D078CFA" w14:textId="77777777" w:rsidR="008E708A" w:rsidRDefault="00F958D3" w:rsidP="00454C3B">
      <w:pPr>
        <w:pStyle w:val="Lijstalinea"/>
        <w:rPr>
          <w:rStyle w:val="Subtieleverwijzing"/>
        </w:rPr>
      </w:pPr>
      <w:r w:rsidRPr="008E708A">
        <w:rPr>
          <w:rStyle w:val="Subtieleverwijzing"/>
        </w:rPr>
        <w:t xml:space="preserve"># </w:t>
      </w:r>
      <w:r w:rsidR="00903D68" w:rsidRPr="008E708A">
        <w:rPr>
          <w:rStyle w:val="Subtieleverwijzing"/>
        </w:rPr>
        <w:t xml:space="preserve">The </w:t>
      </w:r>
      <w:r w:rsidRPr="008E708A">
        <w:rPr>
          <w:rStyle w:val="Subtieleverwijzing"/>
        </w:rPr>
        <w:t>ggplot</w:t>
      </w:r>
      <w:r w:rsidR="00903D68" w:rsidRPr="008E708A">
        <w:rPr>
          <w:rStyle w:val="Subtieleverwijzing"/>
        </w:rPr>
        <w:t>() function will create a plot object, without</w:t>
      </w:r>
    </w:p>
    <w:p w14:paraId="3373E649" w14:textId="55B84A54" w:rsidR="00454C3B" w:rsidRPr="008E708A" w:rsidRDefault="008E708A" w:rsidP="00454C3B">
      <w:pPr>
        <w:pStyle w:val="Lijstalinea"/>
        <w:rPr>
          <w:rStyle w:val="Subtieleverwijzing"/>
        </w:rPr>
      </w:pPr>
      <w:r>
        <w:rPr>
          <w:rStyle w:val="Subtieleverwijzing"/>
        </w:rPr>
        <w:t>#</w:t>
      </w:r>
      <w:r w:rsidR="00903D68" w:rsidRPr="008E708A">
        <w:rPr>
          <w:rStyle w:val="Subtieleverwijzing"/>
        </w:rPr>
        <w:t xml:space="preserve"> any specifics:</w:t>
      </w:r>
    </w:p>
    <w:p w14:paraId="384D2240" w14:textId="28972482" w:rsidR="00903D68" w:rsidRPr="00AE5921" w:rsidRDefault="00903D68" w:rsidP="00454C3B">
      <w:pPr>
        <w:pStyle w:val="Lijstalinea"/>
        <w:rPr>
          <w:rStyle w:val="Nadruk"/>
          <w:lang w:val="en-GB"/>
          <w:rPrChange w:id="38" w:author="Dennis Souverein" w:date="2023-08-18T12:07:00Z">
            <w:rPr>
              <w:rStyle w:val="Nadruk"/>
            </w:rPr>
          </w:rPrChange>
        </w:rPr>
      </w:pPr>
      <w:r w:rsidRPr="00AE5921">
        <w:rPr>
          <w:rStyle w:val="Nadruk"/>
          <w:lang w:val="en-GB"/>
          <w:rPrChange w:id="39" w:author="Dennis Souverein" w:date="2023-08-18T12:07:00Z">
            <w:rPr>
              <w:rStyle w:val="Nadruk"/>
            </w:rPr>
          </w:rPrChange>
        </w:rPr>
        <w:t>ggplot(per_year)</w:t>
      </w:r>
    </w:p>
    <w:p w14:paraId="0F362AAF" w14:textId="77777777" w:rsidR="00903D68" w:rsidRPr="00AE5921" w:rsidRDefault="00903D68" w:rsidP="00454C3B">
      <w:pPr>
        <w:pStyle w:val="Lijstalinea"/>
        <w:rPr>
          <w:rStyle w:val="Nadruk"/>
          <w:lang w:val="en-GB"/>
          <w:rPrChange w:id="40" w:author="Dennis Souverein" w:date="2023-08-18T12:07:00Z">
            <w:rPr>
              <w:rStyle w:val="Nadruk"/>
            </w:rPr>
          </w:rPrChange>
        </w:rPr>
      </w:pPr>
    </w:p>
    <w:p w14:paraId="384B368F" w14:textId="77FC58F1" w:rsidR="00903D68" w:rsidRPr="00202D2B" w:rsidRDefault="00903D68" w:rsidP="00454C3B">
      <w:pPr>
        <w:pStyle w:val="Lijstalinea"/>
        <w:rPr>
          <w:rStyle w:val="Subtieleverwijzing"/>
        </w:rPr>
      </w:pPr>
      <w:r w:rsidRPr="00202D2B">
        <w:rPr>
          <w:rStyle w:val="Subtieleverwijzing"/>
        </w:rPr>
        <w:t xml:space="preserve"># </w:t>
      </w:r>
      <w:r w:rsidR="008E708A" w:rsidRPr="00202D2B">
        <w:rPr>
          <w:rStyle w:val="Subtieleverwijzing"/>
        </w:rPr>
        <w:t xml:space="preserve">Since we have the numeric data already, we can add those as </w:t>
      </w:r>
    </w:p>
    <w:p w14:paraId="72AF8698" w14:textId="0C0E96E8" w:rsidR="00202D2B" w:rsidRPr="00202D2B" w:rsidRDefault="00202D2B" w:rsidP="00454C3B">
      <w:pPr>
        <w:pStyle w:val="Lijstalinea"/>
        <w:rPr>
          <w:rStyle w:val="Subtieleverwijzing"/>
        </w:rPr>
      </w:pPr>
      <w:r w:rsidRPr="00202D2B">
        <w:rPr>
          <w:rStyle w:val="Subtieleverwijzing"/>
        </w:rPr>
        <w:t># so-called aesthetics using aes()</w:t>
      </w:r>
    </w:p>
    <w:p w14:paraId="602F8E2A" w14:textId="0E812E26" w:rsidR="00202D2B" w:rsidRPr="00202D2B" w:rsidRDefault="00202D2B" w:rsidP="00202D2B">
      <w:pPr>
        <w:pStyle w:val="Lijstalinea"/>
        <w:rPr>
          <w:rStyle w:val="Nadruk"/>
          <w:lang w:val="en-US"/>
        </w:rPr>
      </w:pPr>
      <w:r w:rsidRPr="00AE5921">
        <w:rPr>
          <w:rStyle w:val="Nadruk"/>
          <w:lang w:val="en-GB"/>
          <w:rPrChange w:id="41" w:author="Dennis Souverein" w:date="2023-08-18T12:07:00Z">
            <w:rPr>
              <w:rStyle w:val="Nadruk"/>
            </w:rPr>
          </w:rPrChange>
        </w:rPr>
        <w:t>ggplot(per_year</w:t>
      </w:r>
      <w:r>
        <w:rPr>
          <w:rStyle w:val="Nadruk"/>
          <w:lang w:val="en-US"/>
        </w:rPr>
        <w:t>, aes(y = nitro_R</w:t>
      </w:r>
      <w:r w:rsidRPr="00AE5921">
        <w:rPr>
          <w:rStyle w:val="Nadruk"/>
          <w:lang w:val="en-GB"/>
          <w:rPrChange w:id="42" w:author="Dennis Souverein" w:date="2023-08-18T12:07:00Z">
            <w:rPr>
              <w:rStyle w:val="Nadruk"/>
            </w:rPr>
          </w:rPrChange>
        </w:rPr>
        <w:t>)</w:t>
      </w:r>
      <w:r>
        <w:rPr>
          <w:rStyle w:val="Nadruk"/>
          <w:lang w:val="en-US"/>
        </w:rPr>
        <w:t>)</w:t>
      </w:r>
    </w:p>
    <w:p w14:paraId="2CDF49AD" w14:textId="77777777" w:rsidR="00202D2B" w:rsidRPr="008E708A" w:rsidRDefault="00202D2B" w:rsidP="00454C3B">
      <w:pPr>
        <w:pStyle w:val="Lijstalinea"/>
        <w:rPr>
          <w:rStyle w:val="Nadruk"/>
          <w:lang w:val="en-US"/>
        </w:rPr>
      </w:pPr>
    </w:p>
    <w:p w14:paraId="0457127C" w14:textId="548D7163" w:rsidR="00903D68" w:rsidRPr="00020247" w:rsidRDefault="00020247" w:rsidP="00454C3B">
      <w:pPr>
        <w:pStyle w:val="Lijstalinea"/>
        <w:rPr>
          <w:rStyle w:val="Subtieleverwijzing"/>
        </w:rPr>
      </w:pPr>
      <w:r w:rsidRPr="00020247">
        <w:rPr>
          <w:rStyle w:val="Subtieleverwijzing"/>
        </w:rPr>
        <w:t># Add the years as x to the aesthetics.</w:t>
      </w:r>
    </w:p>
    <w:p w14:paraId="305B493D" w14:textId="77777777" w:rsidR="00020247" w:rsidRDefault="00020247" w:rsidP="00454C3B">
      <w:pPr>
        <w:pStyle w:val="Lijstalinea"/>
        <w:rPr>
          <w:rStyle w:val="Subtieleverwijzing"/>
        </w:rPr>
      </w:pPr>
    </w:p>
    <w:p w14:paraId="093589D7" w14:textId="65CE347A" w:rsidR="00020247" w:rsidRDefault="00FE1AE5" w:rsidP="00454C3B">
      <w:pPr>
        <w:pStyle w:val="Lijstalinea"/>
        <w:rPr>
          <w:rStyle w:val="Subtieleverwijzing"/>
        </w:rPr>
      </w:pPr>
      <w:r w:rsidRPr="00FE1AE5">
        <w:rPr>
          <w:rStyle w:val="Subtieleverwijzing"/>
        </w:rPr>
        <w:t xml:space="preserve"># </w:t>
      </w:r>
      <w:r>
        <w:rPr>
          <w:rStyle w:val="Subtieleverwijzing"/>
        </w:rPr>
        <w:t>Y</w:t>
      </w:r>
      <w:r w:rsidRPr="00FE1AE5">
        <w:rPr>
          <w:rStyle w:val="Subtieleverwijzing"/>
        </w:rPr>
        <w:t xml:space="preserve">ou will now notice that the plot object has dimensions. We </w:t>
      </w:r>
    </w:p>
    <w:p w14:paraId="10E36914" w14:textId="580FFC56" w:rsidR="00FE1AE5" w:rsidRDefault="00FE1AE5" w:rsidP="00454C3B">
      <w:pPr>
        <w:pStyle w:val="Lijstalinea"/>
        <w:rPr>
          <w:rStyle w:val="Subtieleverwijzing"/>
        </w:rPr>
      </w:pPr>
      <w:r>
        <w:rPr>
          <w:rStyle w:val="Subtieleverwijzing"/>
        </w:rPr>
        <w:t># now need to add another layer</w:t>
      </w:r>
      <w:r w:rsidR="00442B05">
        <w:rPr>
          <w:rStyle w:val="Subtieleverwijzing"/>
        </w:rPr>
        <w:t>, called a ‘geom’, using +.</w:t>
      </w:r>
    </w:p>
    <w:p w14:paraId="3B7237E7" w14:textId="302ABC0D" w:rsidR="00442B05" w:rsidRDefault="00442B05" w:rsidP="00454C3B">
      <w:pPr>
        <w:pStyle w:val="Lijstalinea"/>
        <w:rPr>
          <w:rStyle w:val="Subtieleverwijzing"/>
        </w:rPr>
      </w:pPr>
      <w:r>
        <w:rPr>
          <w:rStyle w:val="Subtieleverwijzing"/>
        </w:rPr>
        <w:t xml:space="preserve"># </w:t>
      </w:r>
      <w:r w:rsidR="00AA7D70">
        <w:rPr>
          <w:rStyle w:val="Subtieleverwijzing"/>
        </w:rPr>
        <w:t xml:space="preserve">Since we want a line plot, the </w:t>
      </w:r>
      <w:r>
        <w:rPr>
          <w:rStyle w:val="Subtieleverwijzing"/>
        </w:rPr>
        <w:t xml:space="preserve">geom of choice will be </w:t>
      </w:r>
      <w:r w:rsidR="00AA7D70">
        <w:rPr>
          <w:rStyle w:val="Subtieleverwijzing"/>
        </w:rPr>
        <w:t>geom_line().</w:t>
      </w:r>
    </w:p>
    <w:p w14:paraId="48939C71" w14:textId="59B4BB3E" w:rsidR="00AA7D70" w:rsidRDefault="00AA7D70" w:rsidP="00AA7D70">
      <w:pPr>
        <w:pStyle w:val="Lijstalinea"/>
        <w:rPr>
          <w:rStyle w:val="Nadruk"/>
          <w:lang w:val="en-US"/>
        </w:rPr>
      </w:pPr>
      <w:r w:rsidRPr="00AE5921">
        <w:rPr>
          <w:rStyle w:val="Nadruk"/>
          <w:lang w:val="en-GB"/>
          <w:rPrChange w:id="43" w:author="Dennis Souverein" w:date="2023-08-18T12:07:00Z">
            <w:rPr>
              <w:rStyle w:val="Nadruk"/>
            </w:rPr>
          </w:rPrChange>
        </w:rPr>
        <w:t>ggplot(per_year</w:t>
      </w:r>
      <w:r>
        <w:rPr>
          <w:rStyle w:val="Nadruk"/>
          <w:lang w:val="en-US"/>
        </w:rPr>
        <w:t xml:space="preserve">, aes(x = , y = </w:t>
      </w:r>
      <w:r w:rsidRPr="00AE5921">
        <w:rPr>
          <w:rStyle w:val="Nadruk"/>
          <w:lang w:val="en-GB"/>
          <w:rPrChange w:id="44" w:author="Dennis Souverein" w:date="2023-08-18T12:07:00Z">
            <w:rPr>
              <w:rStyle w:val="Nadruk"/>
            </w:rPr>
          </w:rPrChange>
        </w:rPr>
        <w:t>)</w:t>
      </w:r>
      <w:r>
        <w:rPr>
          <w:rStyle w:val="Nadruk"/>
          <w:lang w:val="en-US"/>
        </w:rPr>
        <w:t>) +</w:t>
      </w:r>
    </w:p>
    <w:p w14:paraId="20FD1FB9" w14:textId="7F2C5319" w:rsidR="00AA7D70" w:rsidRDefault="00AA7D70" w:rsidP="00AA7D70">
      <w:pPr>
        <w:pStyle w:val="Lijstalinea"/>
        <w:rPr>
          <w:rStyle w:val="Nadruk"/>
          <w:lang w:val="en-US"/>
        </w:rPr>
      </w:pPr>
      <w:r>
        <w:rPr>
          <w:rStyle w:val="Nadruk"/>
          <w:lang w:val="en-US"/>
        </w:rPr>
        <w:t xml:space="preserve">  geom_line()</w:t>
      </w:r>
    </w:p>
    <w:p w14:paraId="2FDD0B41" w14:textId="77777777" w:rsidR="00595788" w:rsidRDefault="00595788" w:rsidP="00AA7D70">
      <w:pPr>
        <w:pStyle w:val="Lijstalinea"/>
        <w:rPr>
          <w:rStyle w:val="Nadruk"/>
          <w:lang w:val="en-US"/>
        </w:rPr>
      </w:pPr>
    </w:p>
    <w:p w14:paraId="47867085" w14:textId="0340191B" w:rsidR="00595788" w:rsidRPr="00595788" w:rsidRDefault="00595788" w:rsidP="00AA7D70">
      <w:pPr>
        <w:pStyle w:val="Lijstalinea"/>
        <w:rPr>
          <w:rStyle w:val="Subtieleverwijzing"/>
        </w:rPr>
      </w:pPr>
      <w:r w:rsidRPr="00595788">
        <w:rPr>
          <w:rStyle w:val="Subtieleverwijzing"/>
        </w:rPr>
        <w:t># You can create colours and even complete themes to fit the</w:t>
      </w:r>
    </w:p>
    <w:p w14:paraId="73E81F56" w14:textId="27DA2717" w:rsidR="00595788" w:rsidRPr="00595788" w:rsidRDefault="00595788" w:rsidP="00AA7D70">
      <w:pPr>
        <w:pStyle w:val="Lijstalinea"/>
        <w:rPr>
          <w:rStyle w:val="Subtieleverwijzing"/>
        </w:rPr>
      </w:pPr>
      <w:r w:rsidRPr="00595788">
        <w:rPr>
          <w:rStyle w:val="Subtieleverwijzing"/>
        </w:rPr>
        <w:t># style of your institution. This will create a EUCIC plot!</w:t>
      </w:r>
    </w:p>
    <w:p w14:paraId="14B64CB6" w14:textId="77777777" w:rsidR="00DA4281" w:rsidRDefault="00874306" w:rsidP="00874306">
      <w:pPr>
        <w:pStyle w:val="Lijstalinea"/>
        <w:rPr>
          <w:rStyle w:val="Nadruk"/>
          <w:lang w:val="en-US"/>
        </w:rPr>
      </w:pPr>
      <w:r w:rsidRPr="00AE5921">
        <w:rPr>
          <w:rStyle w:val="Nadruk"/>
          <w:lang w:val="en-GB"/>
          <w:rPrChange w:id="45" w:author="Dennis Souverein" w:date="2023-08-18T12:07:00Z">
            <w:rPr>
              <w:rStyle w:val="Nadruk"/>
            </w:rPr>
          </w:rPrChange>
        </w:rPr>
        <w:t>ggplot(per_year</w:t>
      </w:r>
      <w:r>
        <w:rPr>
          <w:rStyle w:val="Nadruk"/>
          <w:lang w:val="en-US"/>
        </w:rPr>
        <w:t>,</w:t>
      </w:r>
    </w:p>
    <w:p w14:paraId="0C73895B" w14:textId="65D037FB" w:rsidR="00232F89" w:rsidRDefault="00DA4281" w:rsidP="00874306">
      <w:pPr>
        <w:pStyle w:val="Lijstalinea"/>
        <w:rPr>
          <w:rStyle w:val="Nadruk"/>
          <w:lang w:val="en-US"/>
        </w:rPr>
      </w:pPr>
      <w:r>
        <w:rPr>
          <w:rStyle w:val="Nadruk"/>
          <w:lang w:val="en-US"/>
        </w:rPr>
        <w:t xml:space="preserve">      </w:t>
      </w:r>
      <w:r w:rsidR="00874306">
        <w:rPr>
          <w:rStyle w:val="Nadruk"/>
          <w:lang w:val="en-US"/>
        </w:rPr>
        <w:t xml:space="preserve"> aes(x = </w:t>
      </w:r>
      <w:r w:rsidR="00F540FD">
        <w:rPr>
          <w:rStyle w:val="Nadruk"/>
          <w:lang w:val="en-US"/>
        </w:rPr>
        <w:t>as.character(year)</w:t>
      </w:r>
      <w:r w:rsidR="00874306">
        <w:rPr>
          <w:rStyle w:val="Nadruk"/>
          <w:lang w:val="en-US"/>
        </w:rPr>
        <w:t>,</w:t>
      </w:r>
    </w:p>
    <w:p w14:paraId="25F34CB6" w14:textId="0DB8269C" w:rsidR="00232F89" w:rsidRPr="00232F89" w:rsidRDefault="00DA4281" w:rsidP="00874306">
      <w:pPr>
        <w:pStyle w:val="Lijstalinea"/>
        <w:rPr>
          <w:rStyle w:val="Subtieleverwijzing"/>
        </w:rPr>
      </w:pPr>
      <w:r>
        <w:rPr>
          <w:rStyle w:val="Nadruk"/>
          <w:lang w:val="en-US"/>
        </w:rPr>
        <w:t xml:space="preserve">           </w:t>
      </w:r>
      <w:r w:rsidR="00232F89">
        <w:rPr>
          <w:rStyle w:val="Nadruk"/>
          <w:lang w:val="en-US"/>
        </w:rPr>
        <w:t xml:space="preserve">group = 1, </w:t>
      </w:r>
      <w:r w:rsidR="00232F89" w:rsidRPr="00232F89">
        <w:rPr>
          <w:rStyle w:val="Subtieleverwijzing"/>
        </w:rPr>
        <w:t># weird but needed</w:t>
      </w:r>
    </w:p>
    <w:p w14:paraId="435D7728" w14:textId="6CADF327" w:rsidR="00874306" w:rsidRDefault="00232F89" w:rsidP="00874306">
      <w:pPr>
        <w:pStyle w:val="Lijstalinea"/>
        <w:rPr>
          <w:rStyle w:val="Nadruk"/>
          <w:lang w:val="en-US"/>
        </w:rPr>
      </w:pPr>
      <w:r>
        <w:rPr>
          <w:rStyle w:val="Nadruk"/>
          <w:lang w:val="en-US"/>
        </w:rPr>
        <w:t xml:space="preserve">           </w:t>
      </w:r>
      <w:r w:rsidR="00874306">
        <w:rPr>
          <w:rStyle w:val="Nadruk"/>
          <w:lang w:val="en-US"/>
        </w:rPr>
        <w:t xml:space="preserve">y = </w:t>
      </w:r>
      <w:r>
        <w:rPr>
          <w:rStyle w:val="Nadruk"/>
          <w:lang w:val="en-US"/>
        </w:rPr>
        <w:t>nitro_R</w:t>
      </w:r>
      <w:r w:rsidR="00874306" w:rsidRPr="00AE5921">
        <w:rPr>
          <w:rStyle w:val="Nadruk"/>
          <w:lang w:val="en-GB"/>
          <w:rPrChange w:id="46" w:author="Dennis Souverein" w:date="2023-08-18T12:07:00Z">
            <w:rPr>
              <w:rStyle w:val="Nadruk"/>
            </w:rPr>
          </w:rPrChange>
        </w:rPr>
        <w:t>)</w:t>
      </w:r>
      <w:r w:rsidR="00874306">
        <w:rPr>
          <w:rStyle w:val="Nadruk"/>
          <w:lang w:val="en-US"/>
        </w:rPr>
        <w:t>) +</w:t>
      </w:r>
    </w:p>
    <w:p w14:paraId="2781CF17" w14:textId="77246B6D" w:rsidR="00B67978" w:rsidRPr="00B67978" w:rsidRDefault="00B67978" w:rsidP="00874306">
      <w:pPr>
        <w:pStyle w:val="Lijstalinea"/>
        <w:rPr>
          <w:rStyle w:val="Subtieleverwijzing"/>
        </w:rPr>
      </w:pPr>
      <w:r w:rsidRPr="00B67978">
        <w:rPr>
          <w:rStyle w:val="Subtieleverwijzing"/>
        </w:rPr>
        <w:t xml:space="preserve">  # set line colour and width</w:t>
      </w:r>
    </w:p>
    <w:p w14:paraId="3859334C" w14:textId="77777777" w:rsidR="00874306" w:rsidRDefault="00874306" w:rsidP="00874306">
      <w:pPr>
        <w:pStyle w:val="Lijstalinea"/>
        <w:rPr>
          <w:rStyle w:val="Nadruk"/>
          <w:lang w:val="en-US"/>
        </w:rPr>
      </w:pPr>
      <w:r>
        <w:rPr>
          <w:rStyle w:val="Nadruk"/>
          <w:lang w:val="en-US"/>
        </w:rPr>
        <w:t xml:space="preserve">  geom_line(</w:t>
      </w:r>
      <w:r w:rsidRPr="00874306">
        <w:rPr>
          <w:rStyle w:val="Nadruk"/>
          <w:lang w:val="en-US"/>
        </w:rPr>
        <w:t>colour = "#4f8b8b", linewidth = 2) +</w:t>
      </w:r>
    </w:p>
    <w:p w14:paraId="2B2F6195" w14:textId="232C84E5" w:rsidR="00D812DA" w:rsidRPr="00D812DA" w:rsidRDefault="00D812DA" w:rsidP="00874306">
      <w:pPr>
        <w:pStyle w:val="Lijstalinea"/>
        <w:rPr>
          <w:rStyle w:val="Subtieleverwijzing"/>
        </w:rPr>
      </w:pPr>
      <w:r w:rsidRPr="00D812DA">
        <w:rPr>
          <w:rStyle w:val="Subtieleverwijzing"/>
        </w:rPr>
        <w:t xml:space="preserve">  # add another layer with points</w:t>
      </w:r>
    </w:p>
    <w:p w14:paraId="2B2D29D4" w14:textId="3E66CF00" w:rsidR="00D812DA" w:rsidRDefault="00D812DA" w:rsidP="00874306">
      <w:pPr>
        <w:pStyle w:val="Lijstalinea"/>
        <w:rPr>
          <w:rStyle w:val="Nadruk"/>
          <w:lang w:val="en-US"/>
        </w:rPr>
      </w:pPr>
      <w:r>
        <w:rPr>
          <w:rStyle w:val="Nadruk"/>
          <w:lang w:val="en-US"/>
        </w:rPr>
        <w:t xml:space="preserve">  </w:t>
      </w:r>
      <w:r w:rsidRPr="00D812DA">
        <w:rPr>
          <w:rStyle w:val="Nadruk"/>
          <w:lang w:val="en-US"/>
        </w:rPr>
        <w:t>geom_point(colour = "#a0cccd", size = 4)</w:t>
      </w:r>
      <w:r>
        <w:rPr>
          <w:rStyle w:val="Nadruk"/>
          <w:lang w:val="en-US"/>
        </w:rPr>
        <w:t xml:space="preserve"> +</w:t>
      </w:r>
    </w:p>
    <w:p w14:paraId="0D15052A" w14:textId="64128BEF" w:rsidR="00A830FD" w:rsidRPr="00A830FD" w:rsidRDefault="00A830FD" w:rsidP="00874306">
      <w:pPr>
        <w:pStyle w:val="Lijstalinea"/>
        <w:rPr>
          <w:rStyle w:val="Subtieleverwijzing"/>
        </w:rPr>
      </w:pPr>
      <w:r w:rsidRPr="00A830FD">
        <w:rPr>
          <w:rStyle w:val="Subtieleverwijzing"/>
        </w:rPr>
        <w:t xml:space="preserve">  # set the y axis as percentages</w:t>
      </w:r>
    </w:p>
    <w:p w14:paraId="3200F999" w14:textId="7532029D" w:rsidR="00A830FD" w:rsidRDefault="00A830FD" w:rsidP="00874306">
      <w:pPr>
        <w:pStyle w:val="Lijstalinea"/>
        <w:rPr>
          <w:rStyle w:val="Nadruk"/>
          <w:lang w:val="en-US"/>
        </w:rPr>
      </w:pPr>
      <w:r>
        <w:rPr>
          <w:rStyle w:val="Nadruk"/>
          <w:lang w:val="en-US"/>
        </w:rPr>
        <w:t xml:space="preserve">  </w:t>
      </w:r>
      <w:r w:rsidRPr="00A830FD">
        <w:rPr>
          <w:rStyle w:val="Nadruk"/>
          <w:lang w:val="en-US"/>
        </w:rPr>
        <w:t>scale_y_continuous(labels = scales::percent)</w:t>
      </w:r>
      <w:r>
        <w:rPr>
          <w:rStyle w:val="Nadruk"/>
          <w:lang w:val="en-US"/>
        </w:rPr>
        <w:t xml:space="preserve"> +</w:t>
      </w:r>
    </w:p>
    <w:p w14:paraId="339EA44F" w14:textId="5EA0B143" w:rsidR="00B67978" w:rsidRPr="00B67978" w:rsidRDefault="00B67978" w:rsidP="00874306">
      <w:pPr>
        <w:pStyle w:val="Lijstalinea"/>
        <w:rPr>
          <w:rStyle w:val="Subtieleverwijzing"/>
        </w:rPr>
      </w:pPr>
      <w:r w:rsidRPr="00B67978">
        <w:rPr>
          <w:rStyle w:val="Subtieleverwijzing"/>
        </w:rPr>
        <w:t xml:space="preserve">  # set labels with labs()</w:t>
      </w:r>
    </w:p>
    <w:p w14:paraId="7683DF31" w14:textId="77777777" w:rsidR="00B67978" w:rsidRDefault="00874306" w:rsidP="00B67978">
      <w:pPr>
        <w:pStyle w:val="Lijstalinea"/>
        <w:rPr>
          <w:rStyle w:val="Nadruk"/>
          <w:lang w:val="en-US"/>
        </w:rPr>
      </w:pPr>
      <w:r>
        <w:rPr>
          <w:rStyle w:val="Nadruk"/>
          <w:lang w:val="en-US"/>
        </w:rPr>
        <w:t xml:space="preserve"> </w:t>
      </w:r>
      <w:r w:rsidRPr="00874306">
        <w:rPr>
          <w:rStyle w:val="Nadruk"/>
          <w:lang w:val="en-US"/>
        </w:rPr>
        <w:t xml:space="preserve"> </w:t>
      </w:r>
      <w:r w:rsidR="00B67978" w:rsidRPr="00874306">
        <w:rPr>
          <w:rStyle w:val="Nadruk"/>
          <w:lang w:val="en-US"/>
        </w:rPr>
        <w:t>labs(title = "Nitrofurantoin Resistance Over The Years",</w:t>
      </w:r>
    </w:p>
    <w:p w14:paraId="75D1A27C" w14:textId="6AD10ABB" w:rsidR="00747E90" w:rsidRDefault="00747E90" w:rsidP="00747E90">
      <w:pPr>
        <w:pStyle w:val="Lijstalinea"/>
        <w:rPr>
          <w:rStyle w:val="Nadruk"/>
          <w:lang w:val="en-US"/>
        </w:rPr>
      </w:pPr>
      <w:r>
        <w:rPr>
          <w:rStyle w:val="Nadruk"/>
          <w:lang w:val="en-US"/>
        </w:rPr>
        <w:t xml:space="preserve">      </w:t>
      </w:r>
      <w:r w:rsidRPr="00747E90">
        <w:rPr>
          <w:rStyle w:val="Nadruk"/>
          <w:lang w:val="en-US"/>
        </w:rPr>
        <w:t xml:space="preserve"> x = "Years"</w:t>
      </w:r>
      <w:r>
        <w:rPr>
          <w:rStyle w:val="Nadruk"/>
          <w:lang w:val="en-US"/>
        </w:rPr>
        <w:t>,</w:t>
      </w:r>
    </w:p>
    <w:p w14:paraId="0B680778" w14:textId="77777777" w:rsidR="00747E90" w:rsidRDefault="00747E90" w:rsidP="00B67978">
      <w:pPr>
        <w:pStyle w:val="Lijstalinea"/>
        <w:rPr>
          <w:rStyle w:val="Nadruk"/>
          <w:lang w:val="en-US"/>
        </w:rPr>
      </w:pPr>
      <w:r>
        <w:rPr>
          <w:rStyle w:val="Nadruk"/>
          <w:lang w:val="en-US"/>
        </w:rPr>
        <w:t xml:space="preserve">       </w:t>
      </w:r>
      <w:r w:rsidRPr="00747E90">
        <w:rPr>
          <w:rStyle w:val="Nadruk"/>
          <w:lang w:val="en-US"/>
        </w:rPr>
        <w:t>y = "% Nitro Resistance",</w:t>
      </w:r>
    </w:p>
    <w:p w14:paraId="3C164CFE" w14:textId="77777777" w:rsidR="00B67978" w:rsidRDefault="00B67978" w:rsidP="00B67978">
      <w:pPr>
        <w:pStyle w:val="Lijstalinea"/>
        <w:rPr>
          <w:rStyle w:val="Nadruk"/>
          <w:lang w:val="en-US"/>
        </w:rPr>
      </w:pPr>
      <w:r>
        <w:rPr>
          <w:rStyle w:val="Nadruk"/>
          <w:lang w:val="en-US"/>
        </w:rPr>
        <w:t xml:space="preserve">      </w:t>
      </w:r>
      <w:r w:rsidRPr="00874306">
        <w:rPr>
          <w:rStyle w:val="Nadruk"/>
          <w:lang w:val="en-US"/>
        </w:rPr>
        <w:t xml:space="preserve"> caption = "In a EUCIC style!") +</w:t>
      </w:r>
    </w:p>
    <w:p w14:paraId="73C60798" w14:textId="56BF7FD1" w:rsidR="00B67978" w:rsidRPr="00B67978" w:rsidRDefault="00B67978" w:rsidP="00B67978">
      <w:pPr>
        <w:pStyle w:val="Lijstalinea"/>
        <w:rPr>
          <w:rStyle w:val="Subtieleverwijzing"/>
        </w:rPr>
      </w:pPr>
      <w:r w:rsidRPr="00B67978">
        <w:rPr>
          <w:rStyle w:val="Subtieleverwijzing"/>
        </w:rPr>
        <w:t xml:space="preserve">  # set theme with theme_bw (black/white) and theme()</w:t>
      </w:r>
    </w:p>
    <w:p w14:paraId="0D29FA53" w14:textId="3E947F38" w:rsidR="00874306" w:rsidRDefault="00B67978" w:rsidP="00B67978">
      <w:pPr>
        <w:pStyle w:val="Lijstalinea"/>
        <w:rPr>
          <w:rStyle w:val="Nadruk"/>
          <w:lang w:val="en-US"/>
        </w:rPr>
      </w:pPr>
      <w:r>
        <w:rPr>
          <w:rStyle w:val="Nadruk"/>
          <w:lang w:val="en-US"/>
        </w:rPr>
        <w:t xml:space="preserve"> </w:t>
      </w:r>
      <w:r w:rsidRPr="00874306">
        <w:rPr>
          <w:rStyle w:val="Nadruk"/>
          <w:lang w:val="en-US"/>
        </w:rPr>
        <w:t xml:space="preserve"> </w:t>
      </w:r>
      <w:r w:rsidR="00874306" w:rsidRPr="00874306">
        <w:rPr>
          <w:rStyle w:val="Nadruk"/>
          <w:lang w:val="en-US"/>
        </w:rPr>
        <w:t>theme_bw(base_family = "Verdana") +</w:t>
      </w:r>
    </w:p>
    <w:p w14:paraId="697982B8" w14:textId="77777777" w:rsidR="00B67978" w:rsidRDefault="00874306" w:rsidP="00B67978">
      <w:pPr>
        <w:pStyle w:val="Lijstalinea"/>
        <w:rPr>
          <w:rStyle w:val="Nadruk"/>
          <w:lang w:val="en-US"/>
        </w:rPr>
      </w:pPr>
      <w:r>
        <w:rPr>
          <w:rStyle w:val="Nadruk"/>
          <w:lang w:val="en-US"/>
        </w:rPr>
        <w:t xml:space="preserve"> </w:t>
      </w:r>
      <w:r w:rsidRPr="00874306">
        <w:rPr>
          <w:rStyle w:val="Nadruk"/>
          <w:lang w:val="en-US"/>
        </w:rPr>
        <w:t xml:space="preserve"> </w:t>
      </w:r>
      <w:r w:rsidRPr="00B67978">
        <w:rPr>
          <w:rStyle w:val="Nadruk"/>
          <w:lang w:val="en-US"/>
        </w:rPr>
        <w:t>theme(plot.title = element_text(hjust = 0.5),</w:t>
      </w:r>
    </w:p>
    <w:p w14:paraId="29414CC4" w14:textId="77777777" w:rsidR="00B67978" w:rsidRDefault="00B67978" w:rsidP="00B67978">
      <w:pPr>
        <w:pStyle w:val="Lijstalinea"/>
        <w:rPr>
          <w:rStyle w:val="Nadruk"/>
          <w:lang w:val="en-US"/>
        </w:rPr>
      </w:pPr>
      <w:r>
        <w:rPr>
          <w:rStyle w:val="Nadruk"/>
          <w:lang w:val="en-US"/>
        </w:rPr>
        <w:t xml:space="preserve">       </w:t>
      </w:r>
      <w:r w:rsidR="00874306" w:rsidRPr="00B67978">
        <w:rPr>
          <w:rStyle w:val="Nadruk"/>
          <w:lang w:val="en-US"/>
        </w:rPr>
        <w:t xml:space="preserve"> plot.caption = element_text(size = "11px",</w:t>
      </w:r>
    </w:p>
    <w:p w14:paraId="319EA2F9" w14:textId="77777777" w:rsidR="00B67978" w:rsidRDefault="00B67978" w:rsidP="00B67978">
      <w:pPr>
        <w:pStyle w:val="Lijstalinea"/>
        <w:rPr>
          <w:rStyle w:val="Nadruk"/>
          <w:lang w:val="en-US"/>
        </w:rPr>
      </w:pPr>
      <w:r>
        <w:rPr>
          <w:rStyle w:val="Nadruk"/>
          <w:lang w:val="en-US"/>
        </w:rPr>
        <w:t xml:space="preserve">                                   </w:t>
      </w:r>
      <w:r w:rsidR="00874306" w:rsidRPr="00B67978">
        <w:rPr>
          <w:rStyle w:val="Nadruk"/>
          <w:lang w:val="en-US"/>
        </w:rPr>
        <w:t xml:space="preserve"> colour = "#4f8b8b",</w:t>
      </w:r>
    </w:p>
    <w:p w14:paraId="1C4EC76D" w14:textId="77777777" w:rsidR="00B67978" w:rsidRDefault="00B67978" w:rsidP="00B67978">
      <w:pPr>
        <w:pStyle w:val="Lijstalinea"/>
        <w:rPr>
          <w:rStyle w:val="Nadruk"/>
          <w:lang w:val="en-US"/>
        </w:rPr>
      </w:pPr>
      <w:r>
        <w:rPr>
          <w:rStyle w:val="Nadruk"/>
          <w:lang w:val="en-US"/>
        </w:rPr>
        <w:lastRenderedPageBreak/>
        <w:t xml:space="preserve">                                   </w:t>
      </w:r>
      <w:r w:rsidR="00874306" w:rsidRPr="00B67978">
        <w:rPr>
          <w:rStyle w:val="Nadruk"/>
          <w:lang w:val="en-US"/>
        </w:rPr>
        <w:t xml:space="preserve"> hjust = 1,</w:t>
      </w:r>
    </w:p>
    <w:p w14:paraId="3A6AAB08" w14:textId="77777777" w:rsidR="00B67978" w:rsidRDefault="00B67978" w:rsidP="00B67978">
      <w:pPr>
        <w:pStyle w:val="Lijstalinea"/>
        <w:rPr>
          <w:rStyle w:val="Nadruk"/>
          <w:lang w:val="en-US"/>
        </w:rPr>
      </w:pPr>
      <w:r>
        <w:rPr>
          <w:rStyle w:val="Nadruk"/>
          <w:lang w:val="en-US"/>
        </w:rPr>
        <w:t xml:space="preserve">                                   </w:t>
      </w:r>
      <w:r w:rsidR="00874306" w:rsidRPr="00B67978">
        <w:rPr>
          <w:rStyle w:val="Nadruk"/>
          <w:lang w:val="en-US"/>
        </w:rPr>
        <w:t xml:space="preserve"> angle = 20,</w:t>
      </w:r>
    </w:p>
    <w:p w14:paraId="49003D04" w14:textId="0ABE2982" w:rsidR="00595788" w:rsidRDefault="00B67978" w:rsidP="00B67978">
      <w:pPr>
        <w:pStyle w:val="Lijstalinea"/>
        <w:rPr>
          <w:rStyle w:val="Nadruk"/>
          <w:lang w:val="en-US"/>
        </w:rPr>
      </w:pPr>
      <w:r>
        <w:rPr>
          <w:rStyle w:val="Nadruk"/>
          <w:lang w:val="en-US"/>
        </w:rPr>
        <w:t xml:space="preserve">                                   </w:t>
      </w:r>
      <w:r w:rsidR="00874306" w:rsidRPr="00B67978">
        <w:rPr>
          <w:rStyle w:val="Nadruk"/>
          <w:lang w:val="en-US"/>
        </w:rPr>
        <w:t xml:space="preserve"> face = "bold"))</w:t>
      </w:r>
    </w:p>
    <w:p w14:paraId="3466863E" w14:textId="77777777" w:rsidR="00747E90" w:rsidRDefault="00747E90" w:rsidP="00B67978">
      <w:pPr>
        <w:pStyle w:val="Lijstalinea"/>
        <w:rPr>
          <w:rStyle w:val="Nadruk"/>
          <w:lang w:val="en-US"/>
        </w:rPr>
      </w:pPr>
    </w:p>
    <w:p w14:paraId="3D5B4882" w14:textId="77777777" w:rsidR="0082591A" w:rsidRDefault="00DF2214" w:rsidP="0082591A">
      <w:pPr>
        <w:pStyle w:val="Lijstalinea"/>
        <w:jc w:val="center"/>
        <w:rPr>
          <w:rStyle w:val="Nadruk"/>
          <w:lang w:val="en-US"/>
        </w:rPr>
      </w:pPr>
      <w:r w:rsidRPr="00DF2214">
        <w:rPr>
          <w:rStyle w:val="Nadruk"/>
          <w:noProof/>
          <w:lang w:val="en-US"/>
        </w:rPr>
        <w:drawing>
          <wp:inline distT="0" distB="0" distL="0" distR="0" wp14:anchorId="7E4FBE6C" wp14:editId="3FBC0C21">
            <wp:extent cx="4680000" cy="2845020"/>
            <wp:effectExtent l="0" t="0" r="0" b="0"/>
            <wp:docPr id="951920581" name="Picture 951920581"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20581" name="Picture 1" descr="A graph showing the growth of the stock market&#10;&#10;Description automatically generated"/>
                    <pic:cNvPicPr/>
                  </pic:nvPicPr>
                  <pic:blipFill>
                    <a:blip r:embed="rId9"/>
                    <a:stretch>
                      <a:fillRect/>
                    </a:stretch>
                  </pic:blipFill>
                  <pic:spPr>
                    <a:xfrm>
                      <a:off x="0" y="0"/>
                      <a:ext cx="4680000" cy="2845020"/>
                    </a:xfrm>
                    <a:prstGeom prst="rect">
                      <a:avLst/>
                    </a:prstGeom>
                  </pic:spPr>
                </pic:pic>
              </a:graphicData>
            </a:graphic>
          </wp:inline>
        </w:drawing>
      </w:r>
    </w:p>
    <w:p w14:paraId="2EC51A9A" w14:textId="0C2F594A" w:rsidR="0082591A" w:rsidRDefault="0082591A" w:rsidP="0082591A">
      <w:pPr>
        <w:pStyle w:val="Lijstalinea"/>
        <w:jc w:val="center"/>
        <w:rPr>
          <w:lang w:val="en-GB"/>
        </w:rPr>
      </w:pPr>
      <w:r>
        <w:rPr>
          <w:lang w:val="en-GB"/>
        </w:rPr>
        <w:t>Before applying themes, colours and labels</w:t>
      </w:r>
      <w:r w:rsidR="00362B67">
        <w:rPr>
          <w:lang w:val="en-GB"/>
        </w:rPr>
        <w:t xml:space="preserve">. Notice how the y axis labels are decimal proportion instead of percentages, and how the x axis contains in-between lines </w:t>
      </w:r>
      <w:r w:rsidR="00CF09CC">
        <w:rPr>
          <w:lang w:val="en-GB"/>
        </w:rPr>
        <w:t>on strange indices (i.e., years 2007</w:t>
      </w:r>
      <w:r w:rsidR="00380A52">
        <w:rPr>
          <w:lang w:val="en-GB"/>
        </w:rPr>
        <w:t>.</w:t>
      </w:r>
      <w:r w:rsidR="00CF09CC">
        <w:rPr>
          <w:lang w:val="en-GB"/>
        </w:rPr>
        <w:t>5 and 2012</w:t>
      </w:r>
      <w:r w:rsidR="00380A52">
        <w:rPr>
          <w:lang w:val="en-GB"/>
        </w:rPr>
        <w:t>.</w:t>
      </w:r>
      <w:r w:rsidR="00CF09CC">
        <w:rPr>
          <w:lang w:val="en-GB"/>
        </w:rPr>
        <w:t>5 are strange places for a vertical line).</w:t>
      </w:r>
    </w:p>
    <w:p w14:paraId="38ED837A" w14:textId="77777777" w:rsidR="0082591A" w:rsidRDefault="0082591A" w:rsidP="0082591A">
      <w:pPr>
        <w:pStyle w:val="Lijstalinea"/>
        <w:jc w:val="center"/>
        <w:rPr>
          <w:lang w:val="en-GB"/>
        </w:rPr>
      </w:pPr>
    </w:p>
    <w:p w14:paraId="4D9C4441" w14:textId="77777777" w:rsidR="0082591A" w:rsidRPr="0082591A" w:rsidRDefault="0082591A" w:rsidP="0082591A">
      <w:pPr>
        <w:pStyle w:val="Lijstalinea"/>
        <w:rPr>
          <w:rStyle w:val="Nadruk"/>
          <w:lang w:val="en-US"/>
        </w:rPr>
      </w:pPr>
    </w:p>
    <w:p w14:paraId="56E8113B" w14:textId="77777777" w:rsidR="0082591A" w:rsidRDefault="0082591A" w:rsidP="00B67978">
      <w:pPr>
        <w:pStyle w:val="Lijstalinea"/>
        <w:rPr>
          <w:rStyle w:val="Nadruk"/>
          <w:lang w:val="en-US"/>
        </w:rPr>
      </w:pPr>
    </w:p>
    <w:p w14:paraId="0C103E45" w14:textId="0F422425" w:rsidR="00747E90" w:rsidRDefault="00F540FD" w:rsidP="0082591A">
      <w:pPr>
        <w:pStyle w:val="Lijstalinea"/>
        <w:jc w:val="center"/>
        <w:rPr>
          <w:rStyle w:val="Nadruk"/>
          <w:lang w:val="en-US"/>
        </w:rPr>
      </w:pPr>
      <w:r w:rsidRPr="00F540FD">
        <w:rPr>
          <w:rStyle w:val="Nadruk"/>
          <w:noProof/>
          <w:lang w:val="en-US"/>
        </w:rPr>
        <w:drawing>
          <wp:inline distT="0" distB="0" distL="0" distR="0" wp14:anchorId="777146A0" wp14:editId="00FC6C8B">
            <wp:extent cx="4680000" cy="2855910"/>
            <wp:effectExtent l="0" t="0" r="0" b="1905"/>
            <wp:docPr id="1616632480" name="Picture 1616632480"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32480" name="Picture 1" descr="A graph with blue lines and numbers&#10;&#10;Description automatically generated"/>
                    <pic:cNvPicPr/>
                  </pic:nvPicPr>
                  <pic:blipFill>
                    <a:blip r:embed="rId10"/>
                    <a:stretch>
                      <a:fillRect/>
                    </a:stretch>
                  </pic:blipFill>
                  <pic:spPr>
                    <a:xfrm>
                      <a:off x="0" y="0"/>
                      <a:ext cx="4680000" cy="2855910"/>
                    </a:xfrm>
                    <a:prstGeom prst="rect">
                      <a:avLst/>
                    </a:prstGeom>
                  </pic:spPr>
                </pic:pic>
              </a:graphicData>
            </a:graphic>
          </wp:inline>
        </w:drawing>
      </w:r>
    </w:p>
    <w:p w14:paraId="2B90023C" w14:textId="0F811C71" w:rsidR="0082591A" w:rsidRDefault="0082591A" w:rsidP="0082591A">
      <w:pPr>
        <w:pStyle w:val="Lijstalinea"/>
        <w:jc w:val="center"/>
        <w:rPr>
          <w:lang w:val="en-GB"/>
        </w:rPr>
      </w:pPr>
      <w:r>
        <w:rPr>
          <w:lang w:val="en-GB"/>
        </w:rPr>
        <w:t>After applying themes, colours and labels</w:t>
      </w:r>
      <w:r w:rsidR="00380A52">
        <w:rPr>
          <w:lang w:val="en-GB"/>
        </w:rPr>
        <w:t>.</w:t>
      </w:r>
    </w:p>
    <w:p w14:paraId="551541F4" w14:textId="77777777" w:rsidR="0082591A" w:rsidRPr="00B67978" w:rsidRDefault="0082591A" w:rsidP="00B67978">
      <w:pPr>
        <w:pStyle w:val="Lijstalinea"/>
        <w:rPr>
          <w:rStyle w:val="Nadruk"/>
          <w:lang w:val="en-US"/>
        </w:rPr>
      </w:pPr>
    </w:p>
    <w:p w14:paraId="16F5DADA" w14:textId="77777777" w:rsidR="00454C3B" w:rsidRPr="00AA7D70" w:rsidRDefault="00454C3B" w:rsidP="00AA7D70">
      <w:pPr>
        <w:rPr>
          <w:lang w:val="en-GB"/>
        </w:rPr>
      </w:pPr>
    </w:p>
    <w:p w14:paraId="644836E6" w14:textId="77777777" w:rsidR="00454C3B" w:rsidRPr="00BC1367" w:rsidRDefault="00454C3B" w:rsidP="00454C3B">
      <w:pPr>
        <w:pStyle w:val="Lijstalinea"/>
        <w:rPr>
          <w:lang w:val="en-GB"/>
        </w:rPr>
      </w:pPr>
    </w:p>
    <w:p w14:paraId="59BEE79D" w14:textId="7A633CB1" w:rsidR="00BC1367" w:rsidRPr="00FC6308" w:rsidRDefault="0024325E" w:rsidP="00BC1367">
      <w:pPr>
        <w:pStyle w:val="Lijstalinea"/>
        <w:numPr>
          <w:ilvl w:val="0"/>
          <w:numId w:val="5"/>
        </w:numPr>
        <w:rPr>
          <w:lang w:val="en-GB"/>
        </w:rPr>
      </w:pPr>
      <w:r w:rsidRPr="00BC1367">
        <w:rPr>
          <w:lang w:val="en-GB"/>
        </w:rPr>
        <w:t>Interpret the results and discuss any observations or trends you may discover.</w:t>
      </w:r>
      <w:r w:rsidR="00380A52">
        <w:rPr>
          <w:lang w:val="en-GB"/>
        </w:rPr>
        <w:t xml:space="preserve"> How do you now look at the AMR of nitrofurantoin? Can you create a single command to also do this for ciprofloxacine? Or trimethoprim?</w:t>
      </w:r>
    </w:p>
    <w:p w14:paraId="541061D3" w14:textId="2F73730A" w:rsidR="00FC6308" w:rsidRDefault="00FC6308" w:rsidP="00FC6308">
      <w:pPr>
        <w:pStyle w:val="Kop3"/>
        <w:rPr>
          <w:lang w:val="en-GB"/>
        </w:rPr>
      </w:pPr>
      <w:r w:rsidRPr="00FC6308">
        <w:rPr>
          <w:lang w:val="en-GB"/>
        </w:rPr>
        <w:lastRenderedPageBreak/>
        <w:t xml:space="preserve">Assignment </w:t>
      </w:r>
      <w:r>
        <w:rPr>
          <w:lang w:val="en-GB"/>
        </w:rPr>
        <w:t>#</w:t>
      </w:r>
      <w:r w:rsidRPr="00FC6308">
        <w:rPr>
          <w:lang w:val="en-GB"/>
        </w:rPr>
        <w:t>2: Overestimation of Resistance Without Correcting for the First Isolate</w:t>
      </w:r>
      <w:r w:rsidR="00FF4A3D">
        <w:rPr>
          <w:lang w:val="en-GB"/>
        </w:rPr>
        <w:t xml:space="preserve"> in a Heatmap</w:t>
      </w:r>
    </w:p>
    <w:p w14:paraId="1385AD2D" w14:textId="48EBA5A3" w:rsidR="00FC6308" w:rsidRPr="00FC6308" w:rsidRDefault="00FC6308" w:rsidP="00FC6308">
      <w:pPr>
        <w:pStyle w:val="Kop4"/>
        <w:rPr>
          <w:lang w:val="en-GB"/>
        </w:rPr>
      </w:pPr>
      <w:r w:rsidRPr="00FC6308">
        <w:rPr>
          <w:lang w:val="en-GB"/>
        </w:rPr>
        <w:t>Objective</w:t>
      </w:r>
    </w:p>
    <w:p w14:paraId="0A5162CE" w14:textId="0285DAD1" w:rsidR="00FC6308" w:rsidRPr="00FC6308" w:rsidRDefault="00FC6308" w:rsidP="00FC6308">
      <w:pPr>
        <w:rPr>
          <w:lang w:val="en-GB"/>
        </w:rPr>
      </w:pPr>
      <w:r w:rsidRPr="00FC6308">
        <w:rPr>
          <w:lang w:val="en-GB"/>
        </w:rPr>
        <w:t xml:space="preserve">In this assignment, we will investigate the potential overestimation of antibiotic resistance when not accounting for the first isolate of a patient. </w:t>
      </w:r>
      <w:r w:rsidR="00DA0296" w:rsidRPr="00DA0296">
        <w:rPr>
          <w:lang w:val="en-GB"/>
        </w:rPr>
        <w:t>To conduct epidemiological analyses on antimicrobial resistance data, only so-called first isolates should be included to prevent overestimation and underestimation of antimicrobial resistance</w:t>
      </w:r>
      <w:r w:rsidR="00B42002">
        <w:rPr>
          <w:lang w:val="en-GB"/>
        </w:rPr>
        <w:t>, and a certain minimum number of isolates should be required when reporting AMR</w:t>
      </w:r>
      <w:r w:rsidR="00DA0296" w:rsidRPr="00DA0296">
        <w:rPr>
          <w:lang w:val="en-GB"/>
        </w:rPr>
        <w:t xml:space="preserve">. </w:t>
      </w:r>
      <w:r w:rsidR="00FE538C">
        <w:rPr>
          <w:lang w:val="en-GB"/>
        </w:rPr>
        <w:t>Four d</w:t>
      </w:r>
      <w:r w:rsidR="00DA0296" w:rsidRPr="00DA0296">
        <w:rPr>
          <w:lang w:val="en-GB"/>
        </w:rPr>
        <w:t xml:space="preserve">ifferent methods can be used </w:t>
      </w:r>
      <w:r w:rsidR="00B42002">
        <w:rPr>
          <w:lang w:val="en-GB"/>
        </w:rPr>
        <w:t xml:space="preserve">to determine first isolates: isolate-based, patient-based, episode-based and phenotype-based (please refer to the </w:t>
      </w:r>
      <w:r w:rsidR="00F85737">
        <w:rPr>
          <w:lang w:val="en-GB"/>
        </w:rPr>
        <w:t>course slides)</w:t>
      </w:r>
      <w:r w:rsidR="00DA0296" w:rsidRPr="00DA0296">
        <w:rPr>
          <w:lang w:val="en-GB"/>
        </w:rPr>
        <w:t>.</w:t>
      </w:r>
      <w:r w:rsidR="00F85737">
        <w:rPr>
          <w:lang w:val="en-GB"/>
        </w:rPr>
        <w:t xml:space="preserve"> In this assignment, you will determine the number of first isolates for </w:t>
      </w:r>
      <w:r w:rsidR="00FE538C">
        <w:rPr>
          <w:lang w:val="en-GB"/>
        </w:rPr>
        <w:t>all</w:t>
      </w:r>
      <w:r w:rsidR="00F85737">
        <w:rPr>
          <w:lang w:val="en-GB"/>
        </w:rPr>
        <w:t xml:space="preserve"> those four algorithms.</w:t>
      </w:r>
      <w:r w:rsidR="00DA0296">
        <w:rPr>
          <w:lang w:val="en-GB"/>
        </w:rPr>
        <w:t xml:space="preserve"> </w:t>
      </w:r>
    </w:p>
    <w:p w14:paraId="3B85CAAF" w14:textId="71D37358" w:rsidR="00FC6308" w:rsidRPr="00FC6308" w:rsidRDefault="00FC6308" w:rsidP="00FC6308">
      <w:pPr>
        <w:pStyle w:val="Kop4"/>
        <w:rPr>
          <w:lang w:val="en-GB"/>
        </w:rPr>
      </w:pPr>
      <w:r w:rsidRPr="00FC6308">
        <w:rPr>
          <w:lang w:val="en-GB"/>
        </w:rPr>
        <w:t>Guidanc</w:t>
      </w:r>
      <w:r>
        <w:rPr>
          <w:lang w:val="en-GB"/>
        </w:rPr>
        <w:t>e</w:t>
      </w:r>
    </w:p>
    <w:p w14:paraId="16BD5FE9" w14:textId="5B794C3F" w:rsidR="00FC6308" w:rsidRDefault="00E7109F" w:rsidP="00BE7C3A">
      <w:pPr>
        <w:pStyle w:val="Lijstalinea"/>
        <w:numPr>
          <w:ilvl w:val="0"/>
          <w:numId w:val="8"/>
        </w:numPr>
        <w:rPr>
          <w:lang w:val="en-GB"/>
        </w:rPr>
      </w:pPr>
      <w:r>
        <w:rPr>
          <w:lang w:val="en-GB"/>
        </w:rPr>
        <w:t xml:space="preserve">Create </w:t>
      </w:r>
      <w:r w:rsidR="00265CD3">
        <w:rPr>
          <w:lang w:val="en-GB"/>
        </w:rPr>
        <w:t>the</w:t>
      </w:r>
      <w:r>
        <w:rPr>
          <w:lang w:val="en-GB"/>
        </w:rPr>
        <w:t xml:space="preserve"> </w:t>
      </w:r>
      <w:r w:rsidR="00265CD3">
        <w:rPr>
          <w:lang w:val="en-GB"/>
        </w:rPr>
        <w:t xml:space="preserve">four </w:t>
      </w:r>
      <w:r>
        <w:rPr>
          <w:lang w:val="en-GB"/>
        </w:rPr>
        <w:t>new column</w:t>
      </w:r>
      <w:r w:rsidR="00265CD3">
        <w:rPr>
          <w:lang w:val="en-GB"/>
        </w:rPr>
        <w:t>s that</w:t>
      </w:r>
      <w:ins w:id="47" w:author="Dennis Souverein" w:date="2023-08-17T14:12:00Z">
        <w:r w:rsidR="001E0EA4">
          <w:rPr>
            <w:lang w:val="en-GB"/>
          </w:rPr>
          <w:t xml:space="preserve"> displays </w:t>
        </w:r>
      </w:ins>
      <w:ins w:id="48" w:author="Dennis Souverein" w:date="2023-08-17T14:13:00Z">
        <w:r w:rsidR="001E0EA4">
          <w:rPr>
            <w:lang w:val="en-GB"/>
          </w:rPr>
          <w:t>the selection of isolates grouped by mate</w:t>
        </w:r>
      </w:ins>
      <w:ins w:id="49" w:author="Dennis Souverein" w:date="2023-08-17T14:14:00Z">
        <w:r w:rsidR="001E0EA4">
          <w:rPr>
            <w:lang w:val="en-GB"/>
          </w:rPr>
          <w:t>rial and request group.</w:t>
        </w:r>
      </w:ins>
      <w:del w:id="50" w:author="Dennis Souverein" w:date="2023-08-17T14:12:00Z">
        <w:r w:rsidR="00A4579F" w:rsidDel="001E0EA4">
          <w:rPr>
            <w:lang w:val="en-GB"/>
          </w:rPr>
          <w:delText xml:space="preserve"> …</w:delText>
        </w:r>
      </w:del>
    </w:p>
    <w:p w14:paraId="1AFF2683" w14:textId="77777777" w:rsidR="00A4579F" w:rsidRDefault="00A4579F" w:rsidP="00A4579F">
      <w:pPr>
        <w:pStyle w:val="Lijstalinea"/>
        <w:rPr>
          <w:lang w:val="en-GB"/>
        </w:rPr>
      </w:pPr>
    </w:p>
    <w:p w14:paraId="2A76B39F" w14:textId="5EE89261" w:rsidR="001E0EA4" w:rsidRPr="001E0EA4" w:rsidRDefault="001E0EA4" w:rsidP="001E0EA4">
      <w:pPr>
        <w:rPr>
          <w:ins w:id="51" w:author="Dennis Souverein" w:date="2023-08-17T14:16:00Z"/>
          <w:rStyle w:val="Nadruk"/>
          <w:lang w:val="en-GB"/>
        </w:rPr>
      </w:pPr>
      <w:ins w:id="52" w:author="Dennis Souverein" w:date="2023-08-17T14:16:00Z">
        <w:r w:rsidRPr="001E0EA4">
          <w:rPr>
            <w:rStyle w:val="Nadruk"/>
            <w:lang w:val="en-GB"/>
          </w:rPr>
          <w:t>isolates_2 &lt;- isolates %&gt;%</w:t>
        </w:r>
      </w:ins>
    </w:p>
    <w:p w14:paraId="00D417C7" w14:textId="51C54B8F" w:rsidR="00D85E10" w:rsidRPr="00511202" w:rsidRDefault="00D85E10" w:rsidP="001E0EA4">
      <w:pPr>
        <w:rPr>
          <w:ins w:id="53" w:author="Dennis Souverein" w:date="2023-08-21T13:20:00Z"/>
          <w:rStyle w:val="Nadruk"/>
          <w:color w:val="808080" w:themeColor="background1" w:themeShade="80"/>
          <w:lang w:val="en-GB"/>
          <w:rPrChange w:id="54" w:author="Dennis Souverein" w:date="2023-08-21T13:21:00Z">
            <w:rPr>
              <w:ins w:id="55" w:author="Dennis Souverein" w:date="2023-08-21T13:20:00Z"/>
              <w:rStyle w:val="Nadruk"/>
              <w:lang w:val="en-GB"/>
            </w:rPr>
          </w:rPrChange>
        </w:rPr>
      </w:pPr>
      <w:ins w:id="56" w:author="Dennis Souverein" w:date="2023-08-21T13:20:00Z">
        <w:r w:rsidRPr="00511202">
          <w:rPr>
            <w:rStyle w:val="Nadruk"/>
            <w:color w:val="808080" w:themeColor="background1" w:themeShade="80"/>
            <w:lang w:val="en-GB"/>
            <w:rPrChange w:id="57" w:author="Dennis Souverein" w:date="2023-08-21T13:21:00Z">
              <w:rPr>
                <w:rStyle w:val="Nadruk"/>
                <w:lang w:val="en-GB"/>
              </w:rPr>
            </w:rPrChange>
          </w:rPr>
          <w:t># grouping variables for which first isolates need to be calculated</w:t>
        </w:r>
      </w:ins>
    </w:p>
    <w:p w14:paraId="26D5932F" w14:textId="6973215F" w:rsidR="001E0EA4" w:rsidRPr="001E0EA4" w:rsidRDefault="001E0EA4" w:rsidP="001E0EA4">
      <w:pPr>
        <w:rPr>
          <w:ins w:id="58" w:author="Dennis Souverein" w:date="2023-08-17T14:16:00Z"/>
          <w:rStyle w:val="Nadruk"/>
          <w:lang w:val="en-GB"/>
        </w:rPr>
      </w:pPr>
      <w:ins w:id="59" w:author="Dennis Souverein" w:date="2023-08-17T14:16:00Z">
        <w:r w:rsidRPr="001E0EA4">
          <w:rPr>
            <w:rStyle w:val="Nadruk"/>
            <w:lang w:val="en-GB"/>
          </w:rPr>
          <w:t xml:space="preserve">  group_by(material, request_group) %&gt;%</w:t>
        </w:r>
      </w:ins>
    </w:p>
    <w:p w14:paraId="6A7C434B" w14:textId="77777777" w:rsidR="001E0EA4" w:rsidRPr="001E0EA4" w:rsidRDefault="001E0EA4" w:rsidP="001E0EA4">
      <w:pPr>
        <w:rPr>
          <w:ins w:id="60" w:author="Dennis Souverein" w:date="2023-08-17T14:16:00Z"/>
          <w:rStyle w:val="Nadruk"/>
          <w:lang w:val="en-GB"/>
        </w:rPr>
      </w:pPr>
      <w:ins w:id="61" w:author="Dennis Souverein" w:date="2023-08-17T14:16:00Z">
        <w:r w:rsidRPr="001E0EA4">
          <w:rPr>
            <w:rStyle w:val="Nadruk"/>
            <w:lang w:val="en-GB"/>
          </w:rPr>
          <w:t xml:space="preserve">  mutate(phenotype = first_isolate(col_date = "sampling_date",</w:t>
        </w:r>
      </w:ins>
    </w:p>
    <w:p w14:paraId="3C2E908D" w14:textId="77777777" w:rsidR="001E0EA4" w:rsidRPr="001E0EA4" w:rsidRDefault="001E0EA4" w:rsidP="001E0EA4">
      <w:pPr>
        <w:rPr>
          <w:ins w:id="62" w:author="Dennis Souverein" w:date="2023-08-17T14:16:00Z"/>
          <w:rStyle w:val="Nadruk"/>
          <w:lang w:val="en-GB"/>
        </w:rPr>
      </w:pPr>
      <w:ins w:id="63" w:author="Dennis Souverein" w:date="2023-08-17T14:16:00Z">
        <w:r w:rsidRPr="001E0EA4">
          <w:rPr>
            <w:rStyle w:val="Nadruk"/>
            <w:lang w:val="en-GB"/>
          </w:rPr>
          <w:t xml:space="preserve">                                   col_patient_id = "id",</w:t>
        </w:r>
      </w:ins>
    </w:p>
    <w:p w14:paraId="616C582C" w14:textId="1F620EB9" w:rsidR="001E0EA4" w:rsidRPr="001E0EA4" w:rsidRDefault="001E0EA4" w:rsidP="001E0EA4">
      <w:pPr>
        <w:rPr>
          <w:ins w:id="64" w:author="Dennis Souverein" w:date="2023-08-17T14:16:00Z"/>
          <w:rStyle w:val="Nadruk"/>
          <w:lang w:val="en-GB"/>
        </w:rPr>
      </w:pPr>
      <w:ins w:id="65" w:author="Dennis Souverein" w:date="2023-08-17T14:16:00Z">
        <w:r w:rsidRPr="001E0EA4">
          <w:rPr>
            <w:rStyle w:val="Nadruk"/>
            <w:lang w:val="en-GB"/>
          </w:rPr>
          <w:t xml:space="preserve">                                   method = "</w:t>
        </w:r>
      </w:ins>
      <w:ins w:id="66" w:author="Dennis Souverein" w:date="2023-08-17T14:17:00Z">
        <w:r>
          <w:rPr>
            <w:rStyle w:val="Nadruk"/>
            <w:lang w:val="en-GB"/>
          </w:rPr>
          <w:t>…</w:t>
        </w:r>
      </w:ins>
      <w:ins w:id="67" w:author="Dennis Souverein" w:date="2023-08-17T14:16:00Z">
        <w:r w:rsidRPr="001E0EA4">
          <w:rPr>
            <w:rStyle w:val="Nadruk"/>
            <w:lang w:val="en-GB"/>
          </w:rPr>
          <w:t>")) %&gt;%</w:t>
        </w:r>
      </w:ins>
    </w:p>
    <w:p w14:paraId="147F7FDB" w14:textId="77777777" w:rsidR="001E0EA4" w:rsidRPr="001E0EA4" w:rsidRDefault="001E0EA4" w:rsidP="001E0EA4">
      <w:pPr>
        <w:rPr>
          <w:ins w:id="68" w:author="Dennis Souverein" w:date="2023-08-17T14:16:00Z"/>
          <w:rStyle w:val="Nadruk"/>
          <w:lang w:val="en-GB"/>
        </w:rPr>
      </w:pPr>
      <w:ins w:id="69" w:author="Dennis Souverein" w:date="2023-08-17T14:16:00Z">
        <w:r w:rsidRPr="001E0EA4">
          <w:rPr>
            <w:rStyle w:val="Nadruk"/>
            <w:lang w:val="en-GB"/>
          </w:rPr>
          <w:t xml:space="preserve">  mutate(episode = first_isolate(col_date = "sampling_date",</w:t>
        </w:r>
      </w:ins>
    </w:p>
    <w:p w14:paraId="7A58AF4D" w14:textId="77777777" w:rsidR="001E0EA4" w:rsidRPr="001E0EA4" w:rsidRDefault="001E0EA4" w:rsidP="001E0EA4">
      <w:pPr>
        <w:rPr>
          <w:ins w:id="70" w:author="Dennis Souverein" w:date="2023-08-17T14:16:00Z"/>
          <w:rStyle w:val="Nadruk"/>
          <w:lang w:val="en-GB"/>
        </w:rPr>
      </w:pPr>
      <w:ins w:id="71" w:author="Dennis Souverein" w:date="2023-08-17T14:16:00Z">
        <w:r w:rsidRPr="001E0EA4">
          <w:rPr>
            <w:rStyle w:val="Nadruk"/>
            <w:lang w:val="en-GB"/>
          </w:rPr>
          <w:t xml:space="preserve">                                   col_patient_id = "id",</w:t>
        </w:r>
      </w:ins>
    </w:p>
    <w:p w14:paraId="374A0666" w14:textId="3080F4F7" w:rsidR="001E0EA4" w:rsidRPr="001E0EA4" w:rsidRDefault="001E0EA4" w:rsidP="001E0EA4">
      <w:pPr>
        <w:rPr>
          <w:ins w:id="72" w:author="Dennis Souverein" w:date="2023-08-17T14:16:00Z"/>
          <w:rStyle w:val="Nadruk"/>
          <w:lang w:val="en-GB"/>
        </w:rPr>
      </w:pPr>
      <w:ins w:id="73" w:author="Dennis Souverein" w:date="2023-08-17T14:16:00Z">
        <w:r w:rsidRPr="001E0EA4">
          <w:rPr>
            <w:rStyle w:val="Nadruk"/>
            <w:lang w:val="en-GB"/>
          </w:rPr>
          <w:t xml:space="preserve">                                   method = "</w:t>
        </w:r>
      </w:ins>
      <w:ins w:id="74" w:author="Dennis Souverein" w:date="2023-08-17T14:17:00Z">
        <w:r>
          <w:rPr>
            <w:rStyle w:val="Nadruk"/>
            <w:lang w:val="en-GB"/>
          </w:rPr>
          <w:t>…</w:t>
        </w:r>
      </w:ins>
      <w:ins w:id="75" w:author="Dennis Souverein" w:date="2023-08-17T14:16:00Z">
        <w:r w:rsidRPr="001E0EA4">
          <w:rPr>
            <w:rStyle w:val="Nadruk"/>
            <w:lang w:val="en-GB"/>
          </w:rPr>
          <w:t>")) %&gt;%</w:t>
        </w:r>
      </w:ins>
    </w:p>
    <w:p w14:paraId="2DE44069" w14:textId="77777777" w:rsidR="001E0EA4" w:rsidRPr="001E0EA4" w:rsidRDefault="001E0EA4" w:rsidP="001E0EA4">
      <w:pPr>
        <w:rPr>
          <w:ins w:id="76" w:author="Dennis Souverein" w:date="2023-08-17T14:16:00Z"/>
          <w:rStyle w:val="Nadruk"/>
          <w:lang w:val="en-GB"/>
        </w:rPr>
      </w:pPr>
      <w:ins w:id="77" w:author="Dennis Souverein" w:date="2023-08-17T14:16:00Z">
        <w:r w:rsidRPr="001E0EA4">
          <w:rPr>
            <w:rStyle w:val="Nadruk"/>
            <w:lang w:val="en-GB"/>
          </w:rPr>
          <w:t xml:space="preserve">  mutate(patient = first_isolate(col_date = "sampling_date",</w:t>
        </w:r>
      </w:ins>
    </w:p>
    <w:p w14:paraId="2887CF51" w14:textId="77777777" w:rsidR="001E0EA4" w:rsidRPr="001E0EA4" w:rsidRDefault="001E0EA4" w:rsidP="001E0EA4">
      <w:pPr>
        <w:rPr>
          <w:ins w:id="78" w:author="Dennis Souverein" w:date="2023-08-17T14:16:00Z"/>
          <w:rStyle w:val="Nadruk"/>
          <w:lang w:val="en-GB"/>
        </w:rPr>
      </w:pPr>
      <w:ins w:id="79" w:author="Dennis Souverein" w:date="2023-08-17T14:16:00Z">
        <w:r w:rsidRPr="001E0EA4">
          <w:rPr>
            <w:rStyle w:val="Nadruk"/>
            <w:lang w:val="en-GB"/>
          </w:rPr>
          <w:t xml:space="preserve">                                 col_patient_id = "id",</w:t>
        </w:r>
      </w:ins>
    </w:p>
    <w:p w14:paraId="7D2921BA" w14:textId="7DB52939" w:rsidR="001E0EA4" w:rsidRPr="001E0EA4" w:rsidRDefault="001E0EA4" w:rsidP="001E0EA4">
      <w:pPr>
        <w:rPr>
          <w:ins w:id="80" w:author="Dennis Souverein" w:date="2023-08-17T14:16:00Z"/>
          <w:rStyle w:val="Nadruk"/>
          <w:lang w:val="en-GB"/>
        </w:rPr>
      </w:pPr>
      <w:ins w:id="81" w:author="Dennis Souverein" w:date="2023-08-17T14:16:00Z">
        <w:r w:rsidRPr="001E0EA4">
          <w:rPr>
            <w:rStyle w:val="Nadruk"/>
            <w:lang w:val="en-GB"/>
          </w:rPr>
          <w:t xml:space="preserve">                                 method = "</w:t>
        </w:r>
      </w:ins>
      <w:ins w:id="82" w:author="Dennis Souverein" w:date="2023-08-17T14:17:00Z">
        <w:r>
          <w:rPr>
            <w:rStyle w:val="Nadruk"/>
            <w:lang w:val="en-GB"/>
          </w:rPr>
          <w:t>…</w:t>
        </w:r>
      </w:ins>
      <w:ins w:id="83" w:author="Dennis Souverein" w:date="2023-08-17T14:16:00Z">
        <w:r w:rsidRPr="001E0EA4">
          <w:rPr>
            <w:rStyle w:val="Nadruk"/>
            <w:lang w:val="en-GB"/>
          </w:rPr>
          <w:t>")) %&gt;%</w:t>
        </w:r>
      </w:ins>
    </w:p>
    <w:p w14:paraId="2DFFCB77" w14:textId="77777777" w:rsidR="001E0EA4" w:rsidRPr="001E0EA4" w:rsidRDefault="001E0EA4" w:rsidP="001E0EA4">
      <w:pPr>
        <w:rPr>
          <w:ins w:id="84" w:author="Dennis Souverein" w:date="2023-08-17T14:16:00Z"/>
          <w:rStyle w:val="Nadruk"/>
          <w:lang w:val="en-GB"/>
        </w:rPr>
      </w:pPr>
      <w:ins w:id="85" w:author="Dennis Souverein" w:date="2023-08-17T14:16:00Z">
        <w:r w:rsidRPr="001E0EA4">
          <w:rPr>
            <w:rStyle w:val="Nadruk"/>
            <w:lang w:val="en-GB"/>
          </w:rPr>
          <w:t xml:space="preserve">  mutate(isolate = first_isolate(col_date = "sampling_date",</w:t>
        </w:r>
      </w:ins>
    </w:p>
    <w:p w14:paraId="492D677A" w14:textId="77777777" w:rsidR="001E0EA4" w:rsidRPr="001E0EA4" w:rsidRDefault="001E0EA4" w:rsidP="001E0EA4">
      <w:pPr>
        <w:rPr>
          <w:ins w:id="86" w:author="Dennis Souverein" w:date="2023-08-17T14:16:00Z"/>
          <w:rStyle w:val="Nadruk"/>
          <w:lang w:val="en-GB"/>
        </w:rPr>
      </w:pPr>
      <w:ins w:id="87" w:author="Dennis Souverein" w:date="2023-08-17T14:16:00Z">
        <w:r w:rsidRPr="001E0EA4">
          <w:rPr>
            <w:rStyle w:val="Nadruk"/>
            <w:lang w:val="en-GB"/>
          </w:rPr>
          <w:t xml:space="preserve">                                 col_patient_id = "id",</w:t>
        </w:r>
      </w:ins>
    </w:p>
    <w:p w14:paraId="6DE78597" w14:textId="4F859E41" w:rsidR="001E0EA4" w:rsidRDefault="001E0EA4" w:rsidP="001E0EA4">
      <w:pPr>
        <w:rPr>
          <w:ins w:id="88" w:author="Dennis Souverein" w:date="2023-08-17T14:25:00Z"/>
          <w:rStyle w:val="Nadruk"/>
          <w:lang w:val="en-GB"/>
        </w:rPr>
      </w:pPr>
      <w:ins w:id="89" w:author="Dennis Souverein" w:date="2023-08-17T14:16:00Z">
        <w:r w:rsidRPr="001E0EA4">
          <w:rPr>
            <w:rStyle w:val="Nadruk"/>
            <w:lang w:val="en-GB"/>
          </w:rPr>
          <w:t xml:space="preserve">                                 method = "</w:t>
        </w:r>
      </w:ins>
      <w:ins w:id="90" w:author="Dennis Souverein" w:date="2023-08-17T14:17:00Z">
        <w:r>
          <w:rPr>
            <w:rStyle w:val="Nadruk"/>
            <w:lang w:val="en-GB"/>
          </w:rPr>
          <w:t>…</w:t>
        </w:r>
      </w:ins>
      <w:ins w:id="91" w:author="Dennis Souverein" w:date="2023-08-17T14:16:00Z">
        <w:r w:rsidRPr="001E0EA4">
          <w:rPr>
            <w:rStyle w:val="Nadruk"/>
            <w:lang w:val="en-GB"/>
          </w:rPr>
          <w:t>")) %&gt;%</w:t>
        </w:r>
      </w:ins>
    </w:p>
    <w:p w14:paraId="3B0BC633" w14:textId="163B3C17" w:rsidR="00511202" w:rsidRPr="00666B52" w:rsidRDefault="00511202" w:rsidP="00511202">
      <w:pPr>
        <w:rPr>
          <w:ins w:id="92" w:author="Dennis Souverein" w:date="2023-08-21T13:21:00Z"/>
          <w:rStyle w:val="Nadruk"/>
          <w:color w:val="808080" w:themeColor="background1" w:themeShade="80"/>
          <w:lang w:val="en-GB"/>
        </w:rPr>
      </w:pPr>
      <w:ins w:id="93" w:author="Dennis Souverein" w:date="2023-08-21T13:21:00Z">
        <w:r w:rsidRPr="00666B52">
          <w:rPr>
            <w:rStyle w:val="Nadruk"/>
            <w:color w:val="808080" w:themeColor="background1" w:themeShade="80"/>
            <w:lang w:val="en-GB"/>
          </w:rPr>
          <w:t xml:space="preserve"># </w:t>
        </w:r>
        <w:r>
          <w:rPr>
            <w:rStyle w:val="Nadruk"/>
            <w:color w:val="808080" w:themeColor="background1" w:themeShade="80"/>
            <w:lang w:val="en-GB"/>
          </w:rPr>
          <w:t>create variable to aggregate results per year</w:t>
        </w:r>
      </w:ins>
    </w:p>
    <w:p w14:paraId="1CE69F2F" w14:textId="41A793A5" w:rsidR="00CA3C9E" w:rsidRPr="001E0EA4" w:rsidRDefault="00CA3C9E" w:rsidP="001E0EA4">
      <w:pPr>
        <w:rPr>
          <w:ins w:id="94" w:author="Dennis Souverein" w:date="2023-08-17T14:16:00Z"/>
          <w:rStyle w:val="Nadruk"/>
          <w:lang w:val="en-GB"/>
        </w:rPr>
      </w:pPr>
      <w:ins w:id="95" w:author="Dennis Souverein" w:date="2023-08-17T14:25:00Z">
        <w:r>
          <w:rPr>
            <w:rStyle w:val="Nadruk"/>
            <w:lang w:val="en-GB"/>
          </w:rPr>
          <w:t xml:space="preserve">  </w:t>
        </w:r>
        <w:r w:rsidRPr="00CA3C9E">
          <w:rPr>
            <w:rStyle w:val="Nadruk"/>
            <w:lang w:val="en-GB"/>
          </w:rPr>
          <w:t>mutate(Year = year(sampling_date)) %&gt;%</w:t>
        </w:r>
      </w:ins>
    </w:p>
    <w:p w14:paraId="7AE1160F" w14:textId="65FCDCA0" w:rsidR="001E0EA4" w:rsidRPr="001E0EA4" w:rsidRDefault="001E0EA4">
      <w:pPr>
        <w:rPr>
          <w:rStyle w:val="Nadruk"/>
          <w:lang w:val="en-GB"/>
        </w:rPr>
        <w:pPrChange w:id="96" w:author="Dennis Souverein" w:date="2023-08-17T14:14:00Z">
          <w:pPr>
            <w:pStyle w:val="Lijstalinea"/>
          </w:pPr>
        </w:pPrChange>
      </w:pPr>
      <w:ins w:id="97" w:author="Dennis Souverein" w:date="2023-08-17T14:16:00Z">
        <w:r w:rsidRPr="001E0EA4">
          <w:rPr>
            <w:rStyle w:val="Nadruk"/>
            <w:lang w:val="en-GB"/>
          </w:rPr>
          <w:t xml:space="preserve">  arrange(id, sampling_date)</w:t>
        </w:r>
      </w:ins>
      <w:del w:id="98" w:author="Dennis Souverein" w:date="2023-08-17T14:16:00Z">
        <w:r w:rsidR="003B18A4" w:rsidRPr="001A323F" w:rsidDel="001E0EA4">
          <w:rPr>
            <w:rStyle w:val="Nadruk"/>
            <w:lang w:val="en-GB"/>
          </w:rPr>
          <w:delText xml:space="preserve">isolates </w:delText>
        </w:r>
        <w:r w:rsidR="003B18A4" w:rsidDel="001E0EA4">
          <w:rPr>
            <w:rStyle w:val="Nadruk"/>
            <w:lang w:val="en-GB"/>
          </w:rPr>
          <w:delText>&lt;- isolates %&gt;%</w:delText>
        </w:r>
      </w:del>
    </w:p>
    <w:p w14:paraId="78658525" w14:textId="77777777" w:rsidR="003B18A4" w:rsidRDefault="003B18A4" w:rsidP="00A4579F">
      <w:pPr>
        <w:pStyle w:val="Lijstalinea"/>
        <w:rPr>
          <w:lang w:val="en-GB"/>
        </w:rPr>
      </w:pPr>
    </w:p>
    <w:p w14:paraId="6102CCA0" w14:textId="77777777" w:rsidR="00A4579F" w:rsidRDefault="00A4579F" w:rsidP="00A4579F">
      <w:pPr>
        <w:pStyle w:val="Lijstalinea"/>
        <w:rPr>
          <w:lang w:val="en-GB"/>
        </w:rPr>
      </w:pPr>
    </w:p>
    <w:p w14:paraId="634493C4" w14:textId="77777777" w:rsidR="00A4579F" w:rsidRPr="00A01A0F" w:rsidRDefault="00A4579F" w:rsidP="00A4579F">
      <w:pPr>
        <w:pStyle w:val="Lijstalinea"/>
        <w:rPr>
          <w:lang w:val="en-GB"/>
        </w:rPr>
      </w:pPr>
    </w:p>
    <w:p w14:paraId="36E78014" w14:textId="3DF7457B" w:rsidR="001E0EA4" w:rsidRDefault="00FC6308" w:rsidP="00C1726A">
      <w:pPr>
        <w:pStyle w:val="Lijstalinea"/>
        <w:numPr>
          <w:ilvl w:val="0"/>
          <w:numId w:val="8"/>
        </w:numPr>
        <w:rPr>
          <w:ins w:id="99" w:author="Dennis Souverein" w:date="2023-08-17T14:27:00Z"/>
          <w:lang w:val="en-GB"/>
        </w:rPr>
      </w:pPr>
      <w:r w:rsidRPr="00CA3C9E">
        <w:rPr>
          <w:lang w:val="en-GB"/>
        </w:rPr>
        <w:t>Determine</w:t>
      </w:r>
      <w:ins w:id="100" w:author="Dennis Souverein" w:date="2023-08-17T13:43:00Z">
        <w:r w:rsidR="00A0326B" w:rsidRPr="00CA3C9E">
          <w:rPr>
            <w:lang w:val="en-GB"/>
          </w:rPr>
          <w:t xml:space="preserve"> for each </w:t>
        </w:r>
      </w:ins>
      <w:ins w:id="101" w:author="Dennis Souverein" w:date="2023-08-17T13:44:00Z">
        <w:r w:rsidR="00A0326B" w:rsidRPr="00CA3C9E">
          <w:rPr>
            <w:lang w:val="en-GB"/>
          </w:rPr>
          <w:t xml:space="preserve">method the AMR percentages </w:t>
        </w:r>
      </w:ins>
      <w:ins w:id="102" w:author="Dennis Souverein" w:date="2023-08-17T14:09:00Z">
        <w:r w:rsidR="001E0EA4" w:rsidRPr="00CA3C9E">
          <w:rPr>
            <w:lang w:val="en-GB"/>
          </w:rPr>
          <w:t xml:space="preserve">for E. coli </w:t>
        </w:r>
      </w:ins>
      <w:ins w:id="103" w:author="Dennis Souverein" w:date="2023-08-17T14:10:00Z">
        <w:r w:rsidR="001E0EA4" w:rsidRPr="00CA3C9E">
          <w:rPr>
            <w:lang w:val="en-GB"/>
          </w:rPr>
          <w:t>isolated from urine</w:t>
        </w:r>
      </w:ins>
      <w:ins w:id="104" w:author="Dennis Souverein" w:date="2023-08-17T14:26:00Z">
        <w:r w:rsidR="00CA3C9E" w:rsidRPr="00CA3C9E">
          <w:rPr>
            <w:lang w:val="en-GB"/>
          </w:rPr>
          <w:t xml:space="preserve"> requested by the general practitioner</w:t>
        </w:r>
      </w:ins>
      <w:ins w:id="105" w:author="Dennis Souverein" w:date="2023-08-17T14:25:00Z">
        <w:r w:rsidR="00CA3C9E" w:rsidRPr="00CA3C9E">
          <w:rPr>
            <w:lang w:val="en-GB"/>
          </w:rPr>
          <w:t xml:space="preserve"> per year</w:t>
        </w:r>
      </w:ins>
      <w:ins w:id="106" w:author="Dennis Souverein" w:date="2023-08-17T14:19:00Z">
        <w:r w:rsidR="001E0EA4" w:rsidRPr="00CA3C9E">
          <w:rPr>
            <w:lang w:val="en-GB"/>
          </w:rPr>
          <w:t xml:space="preserve"> for </w:t>
        </w:r>
      </w:ins>
      <w:ins w:id="107" w:author="Dennis Souverein" w:date="2023-08-17T14:23:00Z">
        <w:r w:rsidR="00CA3C9E" w:rsidRPr="00CA3C9E">
          <w:rPr>
            <w:lang w:val="en-GB"/>
          </w:rPr>
          <w:t>“ciprofloxacin</w:t>
        </w:r>
      </w:ins>
      <w:ins w:id="108" w:author="Dennis Souverein" w:date="2023-08-17T14:22:00Z">
        <w:r w:rsidR="00CA3C9E" w:rsidRPr="00CA3C9E">
          <w:rPr>
            <w:lang w:val="en-GB"/>
          </w:rPr>
          <w:t>"</w:t>
        </w:r>
      </w:ins>
      <w:ins w:id="109" w:author="Dennis Souverein" w:date="2023-08-17T14:23:00Z">
        <w:r w:rsidR="00CA3C9E" w:rsidRPr="00CA3C9E">
          <w:rPr>
            <w:lang w:val="en-GB"/>
          </w:rPr>
          <w:t xml:space="preserve">, </w:t>
        </w:r>
      </w:ins>
      <w:ins w:id="110" w:author="Dennis Souverein" w:date="2023-08-17T14:32:00Z">
        <w:r w:rsidR="005A3FB1">
          <w:rPr>
            <w:lang w:val="en-GB"/>
          </w:rPr>
          <w:t>“</w:t>
        </w:r>
      </w:ins>
      <w:ins w:id="111" w:author="Dennis Souverein" w:date="2023-08-17T14:22:00Z">
        <w:r w:rsidR="00CA3C9E" w:rsidRPr="00CA3C9E">
          <w:rPr>
            <w:lang w:val="en-GB"/>
          </w:rPr>
          <w:t>amoxicillin_clavulanic_acid"</w:t>
        </w:r>
      </w:ins>
      <w:del w:id="112" w:author="Dennis Souverein" w:date="2023-08-17T14:18:00Z">
        <w:r w:rsidRPr="00CA3C9E" w:rsidDel="001E0EA4">
          <w:rPr>
            <w:lang w:val="en-GB"/>
          </w:rPr>
          <w:delText xml:space="preserve"> the appropriate method to correct for the first isolate, such as excluding it from analysis or using a different statistical approach.</w:delText>
        </w:r>
      </w:del>
      <w:ins w:id="113" w:author="Dennis Souverein" w:date="2023-08-17T14:23:00Z">
        <w:r w:rsidR="00CA3C9E" w:rsidRPr="00CA3C9E">
          <w:rPr>
            <w:lang w:val="en-GB"/>
          </w:rPr>
          <w:t>, “nitrofurantoin</w:t>
        </w:r>
      </w:ins>
      <w:ins w:id="114" w:author="Dennis Souverein" w:date="2023-08-17T14:32:00Z">
        <w:r w:rsidR="005A3FB1">
          <w:rPr>
            <w:lang w:val="en-GB"/>
          </w:rPr>
          <w:t>”</w:t>
        </w:r>
      </w:ins>
      <w:ins w:id="115" w:author="Dennis Souverein" w:date="2023-08-17T16:51:00Z">
        <w:r w:rsidR="005862B7">
          <w:rPr>
            <w:lang w:val="en-GB"/>
          </w:rPr>
          <w:t>, “fosfomycin”</w:t>
        </w:r>
      </w:ins>
      <w:ins w:id="116" w:author="Dennis Souverein" w:date="2023-08-17T14:23:00Z">
        <w:r w:rsidR="00CA3C9E" w:rsidRPr="00CA3C9E">
          <w:rPr>
            <w:lang w:val="en-GB"/>
          </w:rPr>
          <w:t xml:space="preserve"> and and “trimethoprim</w:t>
        </w:r>
      </w:ins>
      <w:ins w:id="117" w:author="Dennis Souverein" w:date="2023-08-17T14:32:00Z">
        <w:r w:rsidR="005A3FB1">
          <w:rPr>
            <w:lang w:val="en-GB"/>
          </w:rPr>
          <w:t>”</w:t>
        </w:r>
      </w:ins>
      <w:ins w:id="118" w:author="Dennis Souverein" w:date="2023-08-17T14:27:00Z">
        <w:r w:rsidR="00CA3C9E">
          <w:rPr>
            <w:lang w:val="en-GB"/>
          </w:rPr>
          <w:t>.</w:t>
        </w:r>
      </w:ins>
      <w:ins w:id="119" w:author="Dennis Souverein" w:date="2023-08-17T16:41:00Z">
        <w:r w:rsidR="005862B7">
          <w:rPr>
            <w:lang w:val="en-GB"/>
          </w:rPr>
          <w:t xml:space="preserve"> Build a heatmap visualizing resistance estimates.</w:t>
        </w:r>
      </w:ins>
    </w:p>
    <w:p w14:paraId="2456CF62" w14:textId="77777777" w:rsidR="00CA3C9E" w:rsidRDefault="00CA3C9E" w:rsidP="00CA3C9E">
      <w:pPr>
        <w:rPr>
          <w:ins w:id="120" w:author="Dennis Souverein" w:date="2023-08-17T16:53:00Z"/>
          <w:lang w:val="en-GB"/>
        </w:rPr>
      </w:pPr>
    </w:p>
    <w:p w14:paraId="2F3ECB6E" w14:textId="77777777" w:rsidR="00E852D9" w:rsidRPr="00E852D9" w:rsidRDefault="00E852D9" w:rsidP="00E852D9">
      <w:pPr>
        <w:rPr>
          <w:ins w:id="121" w:author="Dennis Souverein" w:date="2023-08-17T16:53:00Z"/>
          <w:rFonts w:ascii="Courier New" w:hAnsi="Courier New" w:cs="Courier New"/>
          <w:b/>
          <w:bCs/>
          <w:sz w:val="20"/>
          <w:szCs w:val="20"/>
          <w:lang w:val="en-GB"/>
          <w:rPrChange w:id="122" w:author="Dennis Souverein" w:date="2023-08-17T16:53:00Z">
            <w:rPr>
              <w:ins w:id="123" w:author="Dennis Souverein" w:date="2023-08-17T16:53:00Z"/>
              <w:lang w:val="en-GB"/>
            </w:rPr>
          </w:rPrChange>
        </w:rPr>
      </w:pPr>
      <w:ins w:id="124" w:author="Dennis Souverein" w:date="2023-08-17T16:53:00Z">
        <w:r w:rsidRPr="00E852D9">
          <w:rPr>
            <w:rFonts w:ascii="Courier New" w:hAnsi="Courier New" w:cs="Courier New"/>
            <w:b/>
            <w:bCs/>
            <w:sz w:val="20"/>
            <w:szCs w:val="20"/>
            <w:lang w:val="en-GB"/>
            <w:rPrChange w:id="125" w:author="Dennis Souverein" w:date="2023-08-17T16:53:00Z">
              <w:rPr>
                <w:lang w:val="en-GB"/>
              </w:rPr>
            </w:rPrChange>
          </w:rPr>
          <w:t>sum_isolates_2_2 &lt;- isolates_2_1 %&gt;%</w:t>
        </w:r>
      </w:ins>
    </w:p>
    <w:p w14:paraId="715025A4" w14:textId="437EA70D" w:rsidR="00511202" w:rsidRPr="00666B52" w:rsidRDefault="00511202" w:rsidP="00511202">
      <w:pPr>
        <w:rPr>
          <w:ins w:id="126" w:author="Dennis Souverein" w:date="2023-08-21T13:22:00Z"/>
          <w:rStyle w:val="Nadruk"/>
          <w:color w:val="808080" w:themeColor="background1" w:themeShade="80"/>
          <w:lang w:val="en-GB"/>
        </w:rPr>
      </w:pPr>
      <w:ins w:id="127" w:author="Dennis Souverein" w:date="2023-08-21T13:22:00Z">
        <w:r w:rsidRPr="00666B52">
          <w:rPr>
            <w:rStyle w:val="Nadruk"/>
            <w:color w:val="808080" w:themeColor="background1" w:themeShade="80"/>
            <w:lang w:val="en-GB"/>
          </w:rPr>
          <w:t xml:space="preserve"># </w:t>
        </w:r>
        <w:r>
          <w:rPr>
            <w:rStyle w:val="Nadruk"/>
            <w:color w:val="808080" w:themeColor="background1" w:themeShade="80"/>
            <w:lang w:val="en-GB"/>
          </w:rPr>
          <w:t>filter the dataset to answer the question above</w:t>
        </w:r>
      </w:ins>
    </w:p>
    <w:p w14:paraId="170EFC87" w14:textId="58EC3647" w:rsidR="00E852D9" w:rsidRPr="00E852D9" w:rsidRDefault="00E852D9" w:rsidP="00E852D9">
      <w:pPr>
        <w:rPr>
          <w:ins w:id="128" w:author="Dennis Souverein" w:date="2023-08-17T16:53:00Z"/>
          <w:rFonts w:ascii="Courier New" w:hAnsi="Courier New" w:cs="Courier New"/>
          <w:b/>
          <w:bCs/>
          <w:sz w:val="20"/>
          <w:szCs w:val="20"/>
          <w:lang w:val="en-GB"/>
          <w:rPrChange w:id="129" w:author="Dennis Souverein" w:date="2023-08-17T16:53:00Z">
            <w:rPr>
              <w:ins w:id="130" w:author="Dennis Souverein" w:date="2023-08-17T16:53:00Z"/>
              <w:lang w:val="en-GB"/>
            </w:rPr>
          </w:rPrChange>
        </w:rPr>
      </w:pPr>
      <w:ins w:id="131" w:author="Dennis Souverein" w:date="2023-08-17T16:53:00Z">
        <w:r w:rsidRPr="00E852D9">
          <w:rPr>
            <w:rFonts w:ascii="Courier New" w:hAnsi="Courier New" w:cs="Courier New"/>
            <w:b/>
            <w:bCs/>
            <w:sz w:val="20"/>
            <w:szCs w:val="20"/>
            <w:lang w:val="en-GB"/>
            <w:rPrChange w:id="132" w:author="Dennis Souverein" w:date="2023-08-17T16:53:00Z">
              <w:rPr>
                <w:lang w:val="en-GB"/>
              </w:rPr>
            </w:rPrChange>
          </w:rPr>
          <w:t xml:space="preserve">  filter(material == "Urine",</w:t>
        </w:r>
      </w:ins>
    </w:p>
    <w:p w14:paraId="34FA780C" w14:textId="77777777" w:rsidR="00E852D9" w:rsidRPr="00E852D9" w:rsidRDefault="00E852D9" w:rsidP="00E852D9">
      <w:pPr>
        <w:rPr>
          <w:ins w:id="133" w:author="Dennis Souverein" w:date="2023-08-17T16:53:00Z"/>
          <w:rFonts w:ascii="Courier New" w:hAnsi="Courier New" w:cs="Courier New"/>
          <w:b/>
          <w:bCs/>
          <w:sz w:val="20"/>
          <w:szCs w:val="20"/>
          <w:lang w:val="en-GB"/>
          <w:rPrChange w:id="134" w:author="Dennis Souverein" w:date="2023-08-17T16:53:00Z">
            <w:rPr>
              <w:ins w:id="135" w:author="Dennis Souverein" w:date="2023-08-17T16:53:00Z"/>
              <w:lang w:val="en-GB"/>
            </w:rPr>
          </w:rPrChange>
        </w:rPr>
      </w:pPr>
      <w:ins w:id="136" w:author="Dennis Souverein" w:date="2023-08-17T16:53:00Z">
        <w:r w:rsidRPr="00E852D9">
          <w:rPr>
            <w:rFonts w:ascii="Courier New" w:hAnsi="Courier New" w:cs="Courier New"/>
            <w:b/>
            <w:bCs/>
            <w:sz w:val="20"/>
            <w:szCs w:val="20"/>
            <w:lang w:val="en-GB"/>
            <w:rPrChange w:id="137" w:author="Dennis Souverein" w:date="2023-08-17T16:53:00Z">
              <w:rPr>
                <w:lang w:val="en-GB"/>
              </w:rPr>
            </w:rPrChange>
          </w:rPr>
          <w:t xml:space="preserve">         request_group == "General practitioner",</w:t>
        </w:r>
      </w:ins>
    </w:p>
    <w:p w14:paraId="07DC3642" w14:textId="77777777" w:rsidR="00E852D9" w:rsidRPr="00E852D9" w:rsidRDefault="00E852D9" w:rsidP="00E852D9">
      <w:pPr>
        <w:rPr>
          <w:ins w:id="138" w:author="Dennis Souverein" w:date="2023-08-17T16:53:00Z"/>
          <w:rFonts w:ascii="Courier New" w:hAnsi="Courier New" w:cs="Courier New"/>
          <w:b/>
          <w:bCs/>
          <w:sz w:val="20"/>
          <w:szCs w:val="20"/>
          <w:lang w:val="en-GB"/>
          <w:rPrChange w:id="139" w:author="Dennis Souverein" w:date="2023-08-17T16:53:00Z">
            <w:rPr>
              <w:ins w:id="140" w:author="Dennis Souverein" w:date="2023-08-17T16:53:00Z"/>
              <w:lang w:val="en-GB"/>
            </w:rPr>
          </w:rPrChange>
        </w:rPr>
      </w:pPr>
      <w:ins w:id="141" w:author="Dennis Souverein" w:date="2023-08-17T16:53:00Z">
        <w:r w:rsidRPr="00E852D9">
          <w:rPr>
            <w:rFonts w:ascii="Courier New" w:hAnsi="Courier New" w:cs="Courier New"/>
            <w:b/>
            <w:bCs/>
            <w:sz w:val="20"/>
            <w:szCs w:val="20"/>
            <w:lang w:val="en-GB"/>
            <w:rPrChange w:id="142" w:author="Dennis Souverein" w:date="2023-08-17T16:53:00Z">
              <w:rPr>
                <w:lang w:val="en-GB"/>
              </w:rPr>
            </w:rPrChange>
          </w:rPr>
          <w:t xml:space="preserve">         genus_species == "Escherichia coli") %&gt;%</w:t>
        </w:r>
      </w:ins>
    </w:p>
    <w:p w14:paraId="6AAC589E" w14:textId="57384DB3" w:rsidR="009C773B" w:rsidRPr="009C773B" w:rsidRDefault="009C773B" w:rsidP="00E852D9">
      <w:pPr>
        <w:rPr>
          <w:ins w:id="143" w:author="Dennis Souverein" w:date="2023-08-21T13:47:00Z"/>
          <w:rFonts w:ascii="Courier New" w:hAnsi="Courier New"/>
          <w:b/>
          <w:iCs/>
          <w:color w:val="808080" w:themeColor="background1" w:themeShade="80"/>
          <w:sz w:val="20"/>
          <w:lang w:val="en-GB"/>
          <w:rPrChange w:id="144" w:author="Dennis Souverein" w:date="2023-08-21T13:47:00Z">
            <w:rPr>
              <w:ins w:id="145" w:author="Dennis Souverein" w:date="2023-08-21T13:47:00Z"/>
              <w:rFonts w:ascii="Courier New" w:hAnsi="Courier New" w:cs="Courier New"/>
              <w:b/>
              <w:bCs/>
              <w:sz w:val="20"/>
              <w:szCs w:val="20"/>
              <w:lang w:val="en-GB"/>
            </w:rPr>
          </w:rPrChange>
        </w:rPr>
      </w:pPr>
      <w:ins w:id="146" w:author="Dennis Souverein" w:date="2023-08-21T13:47:00Z">
        <w:r w:rsidRPr="00666B52">
          <w:rPr>
            <w:rStyle w:val="Nadruk"/>
            <w:color w:val="808080" w:themeColor="background1" w:themeShade="80"/>
            <w:lang w:val="en-GB"/>
          </w:rPr>
          <w:t xml:space="preserve"># </w:t>
        </w:r>
        <w:r>
          <w:rPr>
            <w:rStyle w:val="Nadruk"/>
            <w:color w:val="808080" w:themeColor="background1" w:themeShade="80"/>
            <w:lang w:val="en-GB"/>
          </w:rPr>
          <w:t>selecti</w:t>
        </w:r>
      </w:ins>
      <w:ins w:id="147" w:author="Dennis Souverein" w:date="2023-08-21T13:48:00Z">
        <w:r>
          <w:rPr>
            <w:rStyle w:val="Nadruk"/>
            <w:color w:val="808080" w:themeColor="background1" w:themeShade="80"/>
            <w:lang w:val="en-GB"/>
          </w:rPr>
          <w:t>ng</w:t>
        </w:r>
      </w:ins>
      <w:ins w:id="148" w:author="Dennis Souverein" w:date="2023-08-21T13:47:00Z">
        <w:r>
          <w:rPr>
            <w:rStyle w:val="Nadruk"/>
            <w:color w:val="808080" w:themeColor="background1" w:themeShade="80"/>
            <w:lang w:val="en-GB"/>
          </w:rPr>
          <w:t xml:space="preserve"> the variables needed for analysis</w:t>
        </w:r>
      </w:ins>
    </w:p>
    <w:p w14:paraId="261A49E9" w14:textId="4EC15A27" w:rsidR="00E852D9" w:rsidRPr="00E852D9" w:rsidRDefault="00E852D9" w:rsidP="00E852D9">
      <w:pPr>
        <w:rPr>
          <w:ins w:id="149" w:author="Dennis Souverein" w:date="2023-08-17T16:53:00Z"/>
          <w:rFonts w:ascii="Courier New" w:hAnsi="Courier New" w:cs="Courier New"/>
          <w:b/>
          <w:bCs/>
          <w:sz w:val="20"/>
          <w:szCs w:val="20"/>
          <w:lang w:val="en-GB"/>
          <w:rPrChange w:id="150" w:author="Dennis Souverein" w:date="2023-08-17T16:53:00Z">
            <w:rPr>
              <w:ins w:id="151" w:author="Dennis Souverein" w:date="2023-08-17T16:53:00Z"/>
              <w:lang w:val="en-GB"/>
            </w:rPr>
          </w:rPrChange>
        </w:rPr>
      </w:pPr>
      <w:ins w:id="152" w:author="Dennis Souverein" w:date="2023-08-17T16:53:00Z">
        <w:r w:rsidRPr="00E852D9">
          <w:rPr>
            <w:rFonts w:ascii="Courier New" w:hAnsi="Courier New" w:cs="Courier New"/>
            <w:b/>
            <w:bCs/>
            <w:sz w:val="20"/>
            <w:szCs w:val="20"/>
            <w:lang w:val="en-GB"/>
            <w:rPrChange w:id="153" w:author="Dennis Souverein" w:date="2023-08-17T16:53:00Z">
              <w:rPr>
                <w:lang w:val="en-GB"/>
              </w:rPr>
            </w:rPrChange>
          </w:rPr>
          <w:t xml:space="preserve">  select(id, Year, material, request_group, genus_species, ciprofloxacin, amoxicillin_clavulanic_acid,</w:t>
        </w:r>
      </w:ins>
    </w:p>
    <w:p w14:paraId="59923181" w14:textId="77777777" w:rsidR="00E852D9" w:rsidRPr="00E852D9" w:rsidRDefault="00E852D9" w:rsidP="00E852D9">
      <w:pPr>
        <w:rPr>
          <w:ins w:id="154" w:author="Dennis Souverein" w:date="2023-08-17T16:53:00Z"/>
          <w:rFonts w:ascii="Courier New" w:hAnsi="Courier New" w:cs="Courier New"/>
          <w:b/>
          <w:bCs/>
          <w:sz w:val="20"/>
          <w:szCs w:val="20"/>
          <w:lang w:val="en-GB"/>
          <w:rPrChange w:id="155" w:author="Dennis Souverein" w:date="2023-08-17T16:53:00Z">
            <w:rPr>
              <w:ins w:id="156" w:author="Dennis Souverein" w:date="2023-08-17T16:53:00Z"/>
              <w:lang w:val="en-GB"/>
            </w:rPr>
          </w:rPrChange>
        </w:rPr>
      </w:pPr>
      <w:ins w:id="157" w:author="Dennis Souverein" w:date="2023-08-17T16:53:00Z">
        <w:r w:rsidRPr="00E852D9">
          <w:rPr>
            <w:rFonts w:ascii="Courier New" w:hAnsi="Courier New" w:cs="Courier New"/>
            <w:b/>
            <w:bCs/>
            <w:sz w:val="20"/>
            <w:szCs w:val="20"/>
            <w:lang w:val="en-GB"/>
            <w:rPrChange w:id="158" w:author="Dennis Souverein" w:date="2023-08-17T16:53:00Z">
              <w:rPr>
                <w:lang w:val="en-GB"/>
              </w:rPr>
            </w:rPrChange>
          </w:rPr>
          <w:t xml:space="preserve">         nitrofurantoin, fosfomycin, trimethoprim, phenotype, episode, patient, isolate) %&gt;%</w:t>
        </w:r>
      </w:ins>
    </w:p>
    <w:p w14:paraId="275746C2" w14:textId="77777777" w:rsidR="009C773B" w:rsidRDefault="009C773B" w:rsidP="00E852D9">
      <w:pPr>
        <w:rPr>
          <w:ins w:id="159" w:author="Dennis Souverein" w:date="2023-08-21T13:48:00Z"/>
          <w:rFonts w:ascii="Courier New" w:hAnsi="Courier New" w:cs="Courier New"/>
          <w:b/>
          <w:bCs/>
          <w:sz w:val="20"/>
          <w:szCs w:val="20"/>
          <w:lang w:val="en-GB"/>
        </w:rPr>
      </w:pPr>
    </w:p>
    <w:p w14:paraId="4E151B3F" w14:textId="76EE21E5" w:rsidR="009C773B" w:rsidRPr="009C773B" w:rsidRDefault="009C773B" w:rsidP="00E852D9">
      <w:pPr>
        <w:rPr>
          <w:ins w:id="160" w:author="Dennis Souverein" w:date="2023-08-21T13:48:00Z"/>
          <w:rFonts w:ascii="Courier New" w:hAnsi="Courier New"/>
          <w:b/>
          <w:iCs/>
          <w:color w:val="808080" w:themeColor="background1" w:themeShade="80"/>
          <w:sz w:val="20"/>
          <w:lang w:val="en-GB"/>
          <w:rPrChange w:id="161" w:author="Dennis Souverein" w:date="2023-08-21T13:48:00Z">
            <w:rPr>
              <w:ins w:id="162" w:author="Dennis Souverein" w:date="2023-08-21T13:48:00Z"/>
              <w:rFonts w:ascii="Courier New" w:hAnsi="Courier New" w:cs="Courier New"/>
              <w:b/>
              <w:bCs/>
              <w:sz w:val="20"/>
              <w:szCs w:val="20"/>
              <w:lang w:val="en-GB"/>
            </w:rPr>
          </w:rPrChange>
        </w:rPr>
      </w:pPr>
      <w:ins w:id="163" w:author="Dennis Souverein" w:date="2023-08-21T13:48:00Z">
        <w:r w:rsidRPr="00666B52">
          <w:rPr>
            <w:rStyle w:val="Nadruk"/>
            <w:color w:val="808080" w:themeColor="background1" w:themeShade="80"/>
            <w:lang w:val="en-GB"/>
          </w:rPr>
          <w:lastRenderedPageBreak/>
          <w:t xml:space="preserve"># </w:t>
        </w:r>
      </w:ins>
      <w:ins w:id="164" w:author="Dennis Souverein" w:date="2023-08-21T13:52:00Z">
        <w:r>
          <w:rPr>
            <w:rStyle w:val="Nadruk"/>
            <w:color w:val="808080" w:themeColor="background1" w:themeShade="80"/>
            <w:lang w:val="en-GB"/>
          </w:rPr>
          <w:t>make the dataset longer in order to calculate the resistance percentages per group one time. Other</w:t>
        </w:r>
      </w:ins>
      <w:ins w:id="165" w:author="Dennis Souverein" w:date="2023-08-21T13:53:00Z">
        <w:r>
          <w:rPr>
            <w:rStyle w:val="Nadruk"/>
            <w:color w:val="808080" w:themeColor="background1" w:themeShade="80"/>
            <w:lang w:val="en-GB"/>
          </w:rPr>
          <w:t>wise you need to calculate the resistance rates per method 4 times</w:t>
        </w:r>
      </w:ins>
    </w:p>
    <w:p w14:paraId="5882151A" w14:textId="7B963FA8" w:rsidR="00E852D9" w:rsidRPr="00E852D9" w:rsidRDefault="00E852D9" w:rsidP="00E852D9">
      <w:pPr>
        <w:rPr>
          <w:ins w:id="166" w:author="Dennis Souverein" w:date="2023-08-17T16:53:00Z"/>
          <w:rFonts w:ascii="Courier New" w:hAnsi="Courier New" w:cs="Courier New"/>
          <w:b/>
          <w:bCs/>
          <w:sz w:val="20"/>
          <w:szCs w:val="20"/>
          <w:lang w:val="en-GB"/>
          <w:rPrChange w:id="167" w:author="Dennis Souverein" w:date="2023-08-17T16:53:00Z">
            <w:rPr>
              <w:ins w:id="168" w:author="Dennis Souverein" w:date="2023-08-17T16:53:00Z"/>
              <w:lang w:val="en-GB"/>
            </w:rPr>
          </w:rPrChange>
        </w:rPr>
      </w:pPr>
      <w:ins w:id="169" w:author="Dennis Souverein" w:date="2023-08-17T16:53:00Z">
        <w:r w:rsidRPr="00E852D9">
          <w:rPr>
            <w:rFonts w:ascii="Courier New" w:hAnsi="Courier New" w:cs="Courier New"/>
            <w:b/>
            <w:bCs/>
            <w:sz w:val="20"/>
            <w:szCs w:val="20"/>
            <w:lang w:val="en-GB"/>
            <w:rPrChange w:id="170" w:author="Dennis Souverein" w:date="2023-08-17T16:53:00Z">
              <w:rPr>
                <w:lang w:val="en-GB"/>
              </w:rPr>
            </w:rPrChange>
          </w:rPr>
          <w:t xml:space="preserve">  pivot_longer(phenotype:isolate, names_to = "method", values_to = "value") %&gt;%</w:t>
        </w:r>
      </w:ins>
    </w:p>
    <w:p w14:paraId="11706E39" w14:textId="77777777" w:rsidR="00E852D9" w:rsidRPr="00E852D9" w:rsidRDefault="00E852D9" w:rsidP="00E852D9">
      <w:pPr>
        <w:rPr>
          <w:ins w:id="171" w:author="Dennis Souverein" w:date="2023-08-17T16:53:00Z"/>
          <w:rFonts w:ascii="Courier New" w:hAnsi="Courier New" w:cs="Courier New"/>
          <w:b/>
          <w:bCs/>
          <w:sz w:val="20"/>
          <w:szCs w:val="20"/>
          <w:lang w:val="en-GB"/>
          <w:rPrChange w:id="172" w:author="Dennis Souverein" w:date="2023-08-17T16:53:00Z">
            <w:rPr>
              <w:ins w:id="173" w:author="Dennis Souverein" w:date="2023-08-17T16:53:00Z"/>
              <w:lang w:val="en-GB"/>
            </w:rPr>
          </w:rPrChange>
        </w:rPr>
      </w:pPr>
      <w:ins w:id="174" w:author="Dennis Souverein" w:date="2023-08-17T16:53:00Z">
        <w:r w:rsidRPr="00E852D9">
          <w:rPr>
            <w:rFonts w:ascii="Courier New" w:hAnsi="Courier New" w:cs="Courier New"/>
            <w:b/>
            <w:bCs/>
            <w:sz w:val="20"/>
            <w:szCs w:val="20"/>
            <w:lang w:val="en-GB"/>
            <w:rPrChange w:id="175" w:author="Dennis Souverein" w:date="2023-08-17T16:53:00Z">
              <w:rPr>
                <w:lang w:val="en-GB"/>
              </w:rPr>
            </w:rPrChange>
          </w:rPr>
          <w:t xml:space="preserve">  filter(value == TRUE) %&gt;%</w:t>
        </w:r>
      </w:ins>
    </w:p>
    <w:p w14:paraId="21414A24" w14:textId="77777777" w:rsidR="00E852D9" w:rsidRPr="00E852D9" w:rsidRDefault="00E852D9" w:rsidP="00E852D9">
      <w:pPr>
        <w:rPr>
          <w:ins w:id="176" w:author="Dennis Souverein" w:date="2023-08-17T16:53:00Z"/>
          <w:rFonts w:ascii="Courier New" w:hAnsi="Courier New" w:cs="Courier New"/>
          <w:b/>
          <w:bCs/>
          <w:sz w:val="20"/>
          <w:szCs w:val="20"/>
          <w:lang w:val="en-GB"/>
          <w:rPrChange w:id="177" w:author="Dennis Souverein" w:date="2023-08-17T16:53:00Z">
            <w:rPr>
              <w:ins w:id="178" w:author="Dennis Souverein" w:date="2023-08-17T16:53:00Z"/>
              <w:lang w:val="en-GB"/>
            </w:rPr>
          </w:rPrChange>
        </w:rPr>
      </w:pPr>
      <w:ins w:id="179" w:author="Dennis Souverein" w:date="2023-08-17T16:53:00Z">
        <w:r w:rsidRPr="00E852D9">
          <w:rPr>
            <w:rFonts w:ascii="Courier New" w:hAnsi="Courier New" w:cs="Courier New"/>
            <w:b/>
            <w:bCs/>
            <w:sz w:val="20"/>
            <w:szCs w:val="20"/>
            <w:lang w:val="en-GB"/>
            <w:rPrChange w:id="180" w:author="Dennis Souverein" w:date="2023-08-17T16:53:00Z">
              <w:rPr>
                <w:lang w:val="en-GB"/>
              </w:rPr>
            </w:rPrChange>
          </w:rPr>
          <w:t xml:space="preserve">  group_by(Year, method) %&gt;%</w:t>
        </w:r>
      </w:ins>
    </w:p>
    <w:p w14:paraId="60C5FADA" w14:textId="77777777" w:rsidR="00E852D9" w:rsidRPr="00E852D9" w:rsidRDefault="00E852D9" w:rsidP="00E852D9">
      <w:pPr>
        <w:rPr>
          <w:ins w:id="181" w:author="Dennis Souverein" w:date="2023-08-17T16:53:00Z"/>
          <w:rFonts w:ascii="Courier New" w:hAnsi="Courier New" w:cs="Courier New"/>
          <w:b/>
          <w:bCs/>
          <w:sz w:val="20"/>
          <w:szCs w:val="20"/>
          <w:lang w:val="en-GB"/>
          <w:rPrChange w:id="182" w:author="Dennis Souverein" w:date="2023-08-17T16:53:00Z">
            <w:rPr>
              <w:ins w:id="183" w:author="Dennis Souverein" w:date="2023-08-17T16:53:00Z"/>
              <w:lang w:val="en-GB"/>
            </w:rPr>
          </w:rPrChange>
        </w:rPr>
      </w:pPr>
      <w:ins w:id="184" w:author="Dennis Souverein" w:date="2023-08-17T16:53:00Z">
        <w:r w:rsidRPr="00E852D9">
          <w:rPr>
            <w:rFonts w:ascii="Courier New" w:hAnsi="Courier New" w:cs="Courier New"/>
            <w:b/>
            <w:bCs/>
            <w:sz w:val="20"/>
            <w:szCs w:val="20"/>
            <w:lang w:val="en-GB"/>
            <w:rPrChange w:id="185" w:author="Dennis Souverein" w:date="2023-08-17T16:53:00Z">
              <w:rPr>
                <w:lang w:val="en-GB"/>
              </w:rPr>
            </w:rPrChange>
          </w:rPr>
          <w:t xml:space="preserve">  summarise(amoxicillin_clavulanic_acid = resistance(amoxicillin_clavulanic_acid),</w:t>
        </w:r>
      </w:ins>
    </w:p>
    <w:p w14:paraId="26356ABE" w14:textId="77777777" w:rsidR="00E852D9" w:rsidRPr="00E852D9" w:rsidRDefault="00E852D9" w:rsidP="00E852D9">
      <w:pPr>
        <w:rPr>
          <w:ins w:id="186" w:author="Dennis Souverein" w:date="2023-08-17T16:53:00Z"/>
          <w:rFonts w:ascii="Courier New" w:hAnsi="Courier New" w:cs="Courier New"/>
          <w:b/>
          <w:bCs/>
          <w:sz w:val="20"/>
          <w:szCs w:val="20"/>
          <w:lang w:val="en-GB"/>
          <w:rPrChange w:id="187" w:author="Dennis Souverein" w:date="2023-08-17T16:53:00Z">
            <w:rPr>
              <w:ins w:id="188" w:author="Dennis Souverein" w:date="2023-08-17T16:53:00Z"/>
              <w:lang w:val="en-GB"/>
            </w:rPr>
          </w:rPrChange>
        </w:rPr>
      </w:pPr>
      <w:ins w:id="189" w:author="Dennis Souverein" w:date="2023-08-17T16:53:00Z">
        <w:r w:rsidRPr="00E852D9">
          <w:rPr>
            <w:rFonts w:ascii="Courier New" w:hAnsi="Courier New" w:cs="Courier New"/>
            <w:b/>
            <w:bCs/>
            <w:sz w:val="20"/>
            <w:szCs w:val="20"/>
            <w:lang w:val="en-GB"/>
            <w:rPrChange w:id="190" w:author="Dennis Souverein" w:date="2023-08-17T16:53:00Z">
              <w:rPr>
                <w:lang w:val="en-GB"/>
              </w:rPr>
            </w:rPrChange>
          </w:rPr>
          <w:t xml:space="preserve">            ciprofloxacin = resistance(ciprofloxacin),</w:t>
        </w:r>
      </w:ins>
    </w:p>
    <w:p w14:paraId="6A4CC3ED" w14:textId="77777777" w:rsidR="00E852D9" w:rsidRPr="00E852D9" w:rsidRDefault="00E852D9" w:rsidP="00E852D9">
      <w:pPr>
        <w:rPr>
          <w:ins w:id="191" w:author="Dennis Souverein" w:date="2023-08-17T16:53:00Z"/>
          <w:rFonts w:ascii="Courier New" w:hAnsi="Courier New" w:cs="Courier New"/>
          <w:b/>
          <w:bCs/>
          <w:sz w:val="20"/>
          <w:szCs w:val="20"/>
          <w:lang w:val="en-GB"/>
          <w:rPrChange w:id="192" w:author="Dennis Souverein" w:date="2023-08-17T16:53:00Z">
            <w:rPr>
              <w:ins w:id="193" w:author="Dennis Souverein" w:date="2023-08-17T16:53:00Z"/>
              <w:lang w:val="en-GB"/>
            </w:rPr>
          </w:rPrChange>
        </w:rPr>
      </w:pPr>
      <w:ins w:id="194" w:author="Dennis Souverein" w:date="2023-08-17T16:53:00Z">
        <w:r w:rsidRPr="00E852D9">
          <w:rPr>
            <w:rFonts w:ascii="Courier New" w:hAnsi="Courier New" w:cs="Courier New"/>
            <w:b/>
            <w:bCs/>
            <w:sz w:val="20"/>
            <w:szCs w:val="20"/>
            <w:lang w:val="en-GB"/>
            <w:rPrChange w:id="195" w:author="Dennis Souverein" w:date="2023-08-17T16:53:00Z">
              <w:rPr>
                <w:lang w:val="en-GB"/>
              </w:rPr>
            </w:rPrChange>
          </w:rPr>
          <w:t xml:space="preserve">            nitrofurantoin = resistance(nitrofurantoin),</w:t>
        </w:r>
      </w:ins>
    </w:p>
    <w:p w14:paraId="1E055130" w14:textId="77777777" w:rsidR="00E852D9" w:rsidRPr="00E852D9" w:rsidRDefault="00E852D9" w:rsidP="00E852D9">
      <w:pPr>
        <w:rPr>
          <w:ins w:id="196" w:author="Dennis Souverein" w:date="2023-08-17T16:53:00Z"/>
          <w:rFonts w:ascii="Courier New" w:hAnsi="Courier New" w:cs="Courier New"/>
          <w:b/>
          <w:bCs/>
          <w:sz w:val="20"/>
          <w:szCs w:val="20"/>
          <w:lang w:val="en-GB"/>
          <w:rPrChange w:id="197" w:author="Dennis Souverein" w:date="2023-08-17T16:53:00Z">
            <w:rPr>
              <w:ins w:id="198" w:author="Dennis Souverein" w:date="2023-08-17T16:53:00Z"/>
              <w:lang w:val="en-GB"/>
            </w:rPr>
          </w:rPrChange>
        </w:rPr>
      </w:pPr>
      <w:ins w:id="199" w:author="Dennis Souverein" w:date="2023-08-17T16:53:00Z">
        <w:r w:rsidRPr="00E852D9">
          <w:rPr>
            <w:rFonts w:ascii="Courier New" w:hAnsi="Courier New" w:cs="Courier New"/>
            <w:b/>
            <w:bCs/>
            <w:sz w:val="20"/>
            <w:szCs w:val="20"/>
            <w:lang w:val="en-GB"/>
            <w:rPrChange w:id="200" w:author="Dennis Souverein" w:date="2023-08-17T16:53:00Z">
              <w:rPr>
                <w:lang w:val="en-GB"/>
              </w:rPr>
            </w:rPrChange>
          </w:rPr>
          <w:t xml:space="preserve">            fosfomycin = resistance(fosfomycin),</w:t>
        </w:r>
      </w:ins>
    </w:p>
    <w:p w14:paraId="4D085C1A" w14:textId="77777777" w:rsidR="00E852D9" w:rsidRPr="00E852D9" w:rsidRDefault="00E852D9" w:rsidP="00E852D9">
      <w:pPr>
        <w:rPr>
          <w:ins w:id="201" w:author="Dennis Souverein" w:date="2023-08-17T16:53:00Z"/>
          <w:rFonts w:ascii="Courier New" w:hAnsi="Courier New" w:cs="Courier New"/>
          <w:b/>
          <w:bCs/>
          <w:sz w:val="20"/>
          <w:szCs w:val="20"/>
          <w:lang w:val="en-GB"/>
          <w:rPrChange w:id="202" w:author="Dennis Souverein" w:date="2023-08-17T16:53:00Z">
            <w:rPr>
              <w:ins w:id="203" w:author="Dennis Souverein" w:date="2023-08-17T16:53:00Z"/>
              <w:lang w:val="en-GB"/>
            </w:rPr>
          </w:rPrChange>
        </w:rPr>
      </w:pPr>
      <w:ins w:id="204" w:author="Dennis Souverein" w:date="2023-08-17T16:53:00Z">
        <w:r w:rsidRPr="00E852D9">
          <w:rPr>
            <w:rFonts w:ascii="Courier New" w:hAnsi="Courier New" w:cs="Courier New"/>
            <w:b/>
            <w:bCs/>
            <w:sz w:val="20"/>
            <w:szCs w:val="20"/>
            <w:lang w:val="en-GB"/>
            <w:rPrChange w:id="205" w:author="Dennis Souverein" w:date="2023-08-17T16:53:00Z">
              <w:rPr>
                <w:lang w:val="en-GB"/>
              </w:rPr>
            </w:rPrChange>
          </w:rPr>
          <w:t xml:space="preserve">            trimethoprim = resistance(trimethoprim)) %&gt;%</w:t>
        </w:r>
      </w:ins>
    </w:p>
    <w:p w14:paraId="5E012B06" w14:textId="66FDBE40" w:rsidR="009C773B" w:rsidRPr="009C773B" w:rsidRDefault="009C773B" w:rsidP="00E852D9">
      <w:pPr>
        <w:rPr>
          <w:ins w:id="206" w:author="Dennis Souverein" w:date="2023-08-21T13:53:00Z"/>
          <w:rFonts w:ascii="Courier New" w:hAnsi="Courier New"/>
          <w:b/>
          <w:iCs/>
          <w:color w:val="808080" w:themeColor="background1" w:themeShade="80"/>
          <w:sz w:val="20"/>
          <w:lang w:val="en-GB"/>
          <w:rPrChange w:id="207" w:author="Dennis Souverein" w:date="2023-08-21T13:53:00Z">
            <w:rPr>
              <w:ins w:id="208" w:author="Dennis Souverein" w:date="2023-08-21T13:53:00Z"/>
              <w:rFonts w:ascii="Courier New" w:hAnsi="Courier New" w:cs="Courier New"/>
              <w:b/>
              <w:bCs/>
              <w:sz w:val="20"/>
              <w:szCs w:val="20"/>
              <w:lang w:val="en-GB"/>
            </w:rPr>
          </w:rPrChange>
        </w:rPr>
      </w:pPr>
      <w:ins w:id="209" w:author="Dennis Souverein" w:date="2023-08-21T13:53:00Z">
        <w:r w:rsidRPr="00666B52">
          <w:rPr>
            <w:rStyle w:val="Nadruk"/>
            <w:color w:val="808080" w:themeColor="background1" w:themeShade="80"/>
            <w:lang w:val="en-GB"/>
          </w:rPr>
          <w:t xml:space="preserve"># </w:t>
        </w:r>
        <w:r>
          <w:rPr>
            <w:rStyle w:val="Nadruk"/>
            <w:color w:val="808080" w:themeColor="background1" w:themeShade="80"/>
            <w:lang w:val="en-GB"/>
          </w:rPr>
          <w:t>for visualisation purposes w</w:t>
        </w:r>
      </w:ins>
      <w:ins w:id="210" w:author="Dennis Souverein" w:date="2023-08-21T13:54:00Z">
        <w:r>
          <w:rPr>
            <w:rStyle w:val="Nadruk"/>
            <w:color w:val="808080" w:themeColor="background1" w:themeShade="80"/>
            <w:lang w:val="en-GB"/>
          </w:rPr>
          <w:t>e need tidy data. That means one column with the antibiotics and one column with al resistance percentages</w:t>
        </w:r>
      </w:ins>
    </w:p>
    <w:p w14:paraId="54C23E17" w14:textId="5C87BA41" w:rsidR="00E852D9" w:rsidRPr="00E852D9" w:rsidRDefault="00E852D9" w:rsidP="00E852D9">
      <w:pPr>
        <w:rPr>
          <w:ins w:id="211" w:author="Dennis Souverein" w:date="2023-08-17T16:53:00Z"/>
          <w:rFonts w:ascii="Courier New" w:hAnsi="Courier New" w:cs="Courier New"/>
          <w:b/>
          <w:bCs/>
          <w:sz w:val="20"/>
          <w:szCs w:val="20"/>
          <w:lang w:val="en-GB"/>
          <w:rPrChange w:id="212" w:author="Dennis Souverein" w:date="2023-08-17T16:53:00Z">
            <w:rPr>
              <w:ins w:id="213" w:author="Dennis Souverein" w:date="2023-08-17T16:53:00Z"/>
              <w:lang w:val="en-GB"/>
            </w:rPr>
          </w:rPrChange>
        </w:rPr>
      </w:pPr>
      <w:ins w:id="214" w:author="Dennis Souverein" w:date="2023-08-17T16:53:00Z">
        <w:r w:rsidRPr="00E852D9">
          <w:rPr>
            <w:rFonts w:ascii="Courier New" w:hAnsi="Courier New" w:cs="Courier New"/>
            <w:b/>
            <w:bCs/>
            <w:sz w:val="20"/>
            <w:szCs w:val="20"/>
            <w:lang w:val="en-GB"/>
            <w:rPrChange w:id="215" w:author="Dennis Souverein" w:date="2023-08-17T16:53:00Z">
              <w:rPr>
                <w:lang w:val="en-GB"/>
              </w:rPr>
            </w:rPrChange>
          </w:rPr>
          <w:t xml:space="preserve">  pivot_longer(amoxicillin_clavulanic_acid:trimethoprim, names_to = "antibiotic", values_to = "resistance") %&gt;%</w:t>
        </w:r>
      </w:ins>
    </w:p>
    <w:p w14:paraId="3AD4E0BB" w14:textId="77777777" w:rsidR="00E852D9" w:rsidRPr="00E852D9" w:rsidRDefault="00E852D9" w:rsidP="00E852D9">
      <w:pPr>
        <w:rPr>
          <w:ins w:id="216" w:author="Dennis Souverein" w:date="2023-08-17T16:53:00Z"/>
          <w:rFonts w:ascii="Courier New" w:hAnsi="Courier New" w:cs="Courier New"/>
          <w:b/>
          <w:bCs/>
          <w:sz w:val="20"/>
          <w:szCs w:val="20"/>
          <w:lang w:val="en-GB"/>
          <w:rPrChange w:id="217" w:author="Dennis Souverein" w:date="2023-08-17T16:53:00Z">
            <w:rPr>
              <w:ins w:id="218" w:author="Dennis Souverein" w:date="2023-08-17T16:53:00Z"/>
              <w:lang w:val="en-GB"/>
            </w:rPr>
          </w:rPrChange>
        </w:rPr>
      </w:pPr>
      <w:ins w:id="219" w:author="Dennis Souverein" w:date="2023-08-17T16:53:00Z">
        <w:r w:rsidRPr="00E852D9">
          <w:rPr>
            <w:rFonts w:ascii="Courier New" w:hAnsi="Courier New" w:cs="Courier New"/>
            <w:b/>
            <w:bCs/>
            <w:sz w:val="20"/>
            <w:szCs w:val="20"/>
            <w:lang w:val="en-GB"/>
            <w:rPrChange w:id="220" w:author="Dennis Souverein" w:date="2023-08-17T16:53:00Z">
              <w:rPr>
                <w:lang w:val="en-GB"/>
              </w:rPr>
            </w:rPrChange>
          </w:rPr>
          <w:t xml:space="preserve">  mutate(resistance = round(resistance * 100, 1))</w:t>
        </w:r>
      </w:ins>
    </w:p>
    <w:p w14:paraId="13BE40C0" w14:textId="77777777" w:rsidR="00E852D9" w:rsidRDefault="00E852D9" w:rsidP="00E852D9">
      <w:pPr>
        <w:rPr>
          <w:ins w:id="221" w:author="Dennis Souverein" w:date="2023-08-21T13:54:00Z"/>
          <w:rFonts w:ascii="Courier New" w:hAnsi="Courier New" w:cs="Courier New"/>
          <w:b/>
          <w:bCs/>
          <w:sz w:val="20"/>
          <w:szCs w:val="20"/>
          <w:lang w:val="en-GB"/>
        </w:rPr>
      </w:pPr>
    </w:p>
    <w:p w14:paraId="15FAA647" w14:textId="15E27DA2" w:rsidR="009C773B" w:rsidRPr="00666B52" w:rsidRDefault="009C773B" w:rsidP="009C773B">
      <w:pPr>
        <w:rPr>
          <w:ins w:id="222" w:author="Dennis Souverein" w:date="2023-08-21T13:54:00Z"/>
          <w:rStyle w:val="Nadruk"/>
          <w:color w:val="808080" w:themeColor="background1" w:themeShade="80"/>
          <w:lang w:val="en-GB"/>
        </w:rPr>
      </w:pPr>
      <w:ins w:id="223" w:author="Dennis Souverein" w:date="2023-08-21T13:54:00Z">
        <w:r w:rsidRPr="00666B52">
          <w:rPr>
            <w:rStyle w:val="Nadruk"/>
            <w:color w:val="808080" w:themeColor="background1" w:themeShade="80"/>
            <w:lang w:val="en-GB"/>
          </w:rPr>
          <w:t xml:space="preserve"># </w:t>
        </w:r>
        <w:r>
          <w:rPr>
            <w:rStyle w:val="Nadruk"/>
            <w:color w:val="808080" w:themeColor="background1" w:themeShade="80"/>
            <w:lang w:val="en-GB"/>
          </w:rPr>
          <w:t>creating a heatmap with the</w:t>
        </w:r>
      </w:ins>
      <w:ins w:id="224" w:author="Dennis Souverein" w:date="2023-08-21T13:55:00Z">
        <w:r>
          <w:rPr>
            <w:rStyle w:val="Nadruk"/>
            <w:color w:val="808080" w:themeColor="background1" w:themeShade="80"/>
            <w:lang w:val="en-GB"/>
          </w:rPr>
          <w:t xml:space="preserve"> resistance percentages</w:t>
        </w:r>
      </w:ins>
    </w:p>
    <w:p w14:paraId="04C6BEED" w14:textId="33CAE199" w:rsidR="00E852D9" w:rsidRPr="00E852D9" w:rsidRDefault="00E852D9" w:rsidP="00E852D9">
      <w:pPr>
        <w:rPr>
          <w:ins w:id="225" w:author="Dennis Souverein" w:date="2023-08-17T16:53:00Z"/>
          <w:rFonts w:ascii="Courier New" w:hAnsi="Courier New" w:cs="Courier New"/>
          <w:b/>
          <w:bCs/>
          <w:sz w:val="20"/>
          <w:szCs w:val="20"/>
          <w:lang w:val="en-GB"/>
          <w:rPrChange w:id="226" w:author="Dennis Souverein" w:date="2023-08-17T16:53:00Z">
            <w:rPr>
              <w:ins w:id="227" w:author="Dennis Souverein" w:date="2023-08-17T16:53:00Z"/>
              <w:lang w:val="en-GB"/>
            </w:rPr>
          </w:rPrChange>
        </w:rPr>
      </w:pPr>
      <w:ins w:id="228" w:author="Dennis Souverein" w:date="2023-08-17T16:53:00Z">
        <w:r w:rsidRPr="00E852D9">
          <w:rPr>
            <w:rFonts w:ascii="Courier New" w:hAnsi="Courier New" w:cs="Courier New"/>
            <w:b/>
            <w:bCs/>
            <w:sz w:val="20"/>
            <w:szCs w:val="20"/>
            <w:lang w:val="en-GB"/>
            <w:rPrChange w:id="229" w:author="Dennis Souverein" w:date="2023-08-17T16:53:00Z">
              <w:rPr>
                <w:lang w:val="en-GB"/>
              </w:rPr>
            </w:rPrChange>
          </w:rPr>
          <w:t xml:space="preserve">ggplot(sum_isolates_2_2, aes(x = </w:t>
        </w:r>
      </w:ins>
      <w:ins w:id="230" w:author="Dennis Souverein" w:date="2023-08-22T09:14:00Z">
        <w:r w:rsidR="00FE6D98">
          <w:rPr>
            <w:rFonts w:ascii="Courier New" w:hAnsi="Courier New" w:cs="Courier New"/>
            <w:b/>
            <w:bCs/>
            <w:sz w:val="20"/>
            <w:szCs w:val="20"/>
            <w:lang w:val="en-GB"/>
          </w:rPr>
          <w:t>as.character(</w:t>
        </w:r>
      </w:ins>
      <w:ins w:id="231" w:author="Dennis Souverein" w:date="2023-08-17T16:53:00Z">
        <w:r w:rsidRPr="00E852D9">
          <w:rPr>
            <w:rFonts w:ascii="Courier New" w:hAnsi="Courier New" w:cs="Courier New"/>
            <w:b/>
            <w:bCs/>
            <w:sz w:val="20"/>
            <w:szCs w:val="20"/>
            <w:lang w:val="en-GB"/>
            <w:rPrChange w:id="232" w:author="Dennis Souverein" w:date="2023-08-17T16:53:00Z">
              <w:rPr>
                <w:lang w:val="en-GB"/>
              </w:rPr>
            </w:rPrChange>
          </w:rPr>
          <w:t>Year</w:t>
        </w:r>
      </w:ins>
      <w:ins w:id="233" w:author="Dennis Souverein" w:date="2023-08-22T09:14:00Z">
        <w:r w:rsidR="00FE6D98">
          <w:rPr>
            <w:rFonts w:ascii="Courier New" w:hAnsi="Courier New" w:cs="Courier New"/>
            <w:b/>
            <w:bCs/>
            <w:sz w:val="20"/>
            <w:szCs w:val="20"/>
            <w:lang w:val="en-GB"/>
          </w:rPr>
          <w:t>)</w:t>
        </w:r>
      </w:ins>
      <w:ins w:id="234" w:author="Dennis Souverein" w:date="2023-08-17T16:53:00Z">
        <w:r w:rsidRPr="00E852D9">
          <w:rPr>
            <w:rFonts w:ascii="Courier New" w:hAnsi="Courier New" w:cs="Courier New"/>
            <w:b/>
            <w:bCs/>
            <w:sz w:val="20"/>
            <w:szCs w:val="20"/>
            <w:lang w:val="en-GB"/>
            <w:rPrChange w:id="235" w:author="Dennis Souverein" w:date="2023-08-17T16:53:00Z">
              <w:rPr>
                <w:lang w:val="en-GB"/>
              </w:rPr>
            </w:rPrChange>
          </w:rPr>
          <w:t xml:space="preserve">, y = method, fill= resistance)) + </w:t>
        </w:r>
      </w:ins>
    </w:p>
    <w:p w14:paraId="6D74EB46" w14:textId="7FB1864B" w:rsidR="009C773B" w:rsidRDefault="009C773B" w:rsidP="00E852D9">
      <w:pPr>
        <w:rPr>
          <w:ins w:id="236" w:author="Dennis Souverein" w:date="2023-08-21T13:56:00Z"/>
          <w:rFonts w:ascii="Courier New" w:hAnsi="Courier New" w:cs="Courier New"/>
          <w:b/>
          <w:bCs/>
          <w:sz w:val="20"/>
          <w:szCs w:val="20"/>
          <w:lang w:val="en-GB"/>
        </w:rPr>
      </w:pPr>
      <w:ins w:id="237" w:author="Dennis Souverein" w:date="2023-08-21T13:56:00Z">
        <w:r w:rsidRPr="00666B52">
          <w:rPr>
            <w:rStyle w:val="Nadruk"/>
            <w:color w:val="808080" w:themeColor="background1" w:themeShade="80"/>
            <w:lang w:val="en-GB"/>
          </w:rPr>
          <w:t xml:space="preserve"># </w:t>
        </w:r>
      </w:ins>
      <w:ins w:id="238" w:author="Dennis Souverein" w:date="2023-08-21T13:57:00Z">
        <w:r>
          <w:rPr>
            <w:rStyle w:val="Nadruk"/>
            <w:color w:val="808080" w:themeColor="background1" w:themeShade="80"/>
            <w:lang w:val="en-GB"/>
          </w:rPr>
          <w:t>geom_tile creates the heatmap</w:t>
        </w:r>
      </w:ins>
    </w:p>
    <w:p w14:paraId="57972DEA" w14:textId="48CFF849" w:rsidR="00E852D9" w:rsidRPr="00E852D9" w:rsidRDefault="00E852D9" w:rsidP="00E852D9">
      <w:pPr>
        <w:rPr>
          <w:ins w:id="239" w:author="Dennis Souverein" w:date="2023-08-17T16:53:00Z"/>
          <w:rFonts w:ascii="Courier New" w:hAnsi="Courier New" w:cs="Courier New"/>
          <w:b/>
          <w:bCs/>
          <w:sz w:val="20"/>
          <w:szCs w:val="20"/>
          <w:lang w:val="en-GB"/>
          <w:rPrChange w:id="240" w:author="Dennis Souverein" w:date="2023-08-17T16:53:00Z">
            <w:rPr>
              <w:ins w:id="241" w:author="Dennis Souverein" w:date="2023-08-17T16:53:00Z"/>
              <w:lang w:val="en-GB"/>
            </w:rPr>
          </w:rPrChange>
        </w:rPr>
      </w:pPr>
      <w:ins w:id="242" w:author="Dennis Souverein" w:date="2023-08-17T16:53:00Z">
        <w:r w:rsidRPr="00E852D9">
          <w:rPr>
            <w:rFonts w:ascii="Courier New" w:hAnsi="Courier New" w:cs="Courier New"/>
            <w:b/>
            <w:bCs/>
            <w:sz w:val="20"/>
            <w:szCs w:val="20"/>
            <w:lang w:val="en-GB"/>
            <w:rPrChange w:id="243" w:author="Dennis Souverein" w:date="2023-08-17T16:53:00Z">
              <w:rPr>
                <w:lang w:val="en-GB"/>
              </w:rPr>
            </w:rPrChange>
          </w:rPr>
          <w:t xml:space="preserve">  geom_tile() +</w:t>
        </w:r>
      </w:ins>
    </w:p>
    <w:p w14:paraId="5DC93D1A" w14:textId="77777777" w:rsidR="00E852D9" w:rsidRPr="00E852D9" w:rsidRDefault="00E852D9" w:rsidP="00E852D9">
      <w:pPr>
        <w:rPr>
          <w:ins w:id="244" w:author="Dennis Souverein" w:date="2023-08-17T16:53:00Z"/>
          <w:rFonts w:ascii="Courier New" w:hAnsi="Courier New" w:cs="Courier New"/>
          <w:b/>
          <w:bCs/>
          <w:sz w:val="20"/>
          <w:szCs w:val="20"/>
          <w:lang w:val="en-GB"/>
          <w:rPrChange w:id="245" w:author="Dennis Souverein" w:date="2023-08-17T16:53:00Z">
            <w:rPr>
              <w:ins w:id="246" w:author="Dennis Souverein" w:date="2023-08-17T16:53:00Z"/>
              <w:lang w:val="en-GB"/>
            </w:rPr>
          </w:rPrChange>
        </w:rPr>
      </w:pPr>
      <w:ins w:id="247" w:author="Dennis Souverein" w:date="2023-08-17T16:53:00Z">
        <w:r w:rsidRPr="00E852D9">
          <w:rPr>
            <w:rFonts w:ascii="Courier New" w:hAnsi="Courier New" w:cs="Courier New"/>
            <w:b/>
            <w:bCs/>
            <w:sz w:val="20"/>
            <w:szCs w:val="20"/>
            <w:lang w:val="en-GB"/>
            <w:rPrChange w:id="248" w:author="Dennis Souverein" w:date="2023-08-17T16:53:00Z">
              <w:rPr>
                <w:lang w:val="en-GB"/>
              </w:rPr>
            </w:rPrChange>
          </w:rPr>
          <w:t xml:space="preserve">  scale_fill_viridis_c(option = "A", direction = -1) +</w:t>
        </w:r>
      </w:ins>
    </w:p>
    <w:p w14:paraId="5B7D4431" w14:textId="735B0298" w:rsidR="009C773B" w:rsidRPr="009C773B" w:rsidRDefault="009C773B" w:rsidP="00E852D9">
      <w:pPr>
        <w:rPr>
          <w:ins w:id="249" w:author="Dennis Souverein" w:date="2023-08-21T13:57:00Z"/>
          <w:rFonts w:ascii="Courier New" w:hAnsi="Courier New"/>
          <w:b/>
          <w:iCs/>
          <w:color w:val="808080" w:themeColor="background1" w:themeShade="80"/>
          <w:sz w:val="20"/>
          <w:lang w:val="en-GB"/>
          <w:rPrChange w:id="250" w:author="Dennis Souverein" w:date="2023-08-21T13:57:00Z">
            <w:rPr>
              <w:ins w:id="251" w:author="Dennis Souverein" w:date="2023-08-21T13:57:00Z"/>
              <w:rFonts w:ascii="Courier New" w:hAnsi="Courier New" w:cs="Courier New"/>
              <w:b/>
              <w:bCs/>
              <w:sz w:val="20"/>
              <w:szCs w:val="20"/>
              <w:lang w:val="en-GB"/>
            </w:rPr>
          </w:rPrChange>
        </w:rPr>
      </w:pPr>
      <w:ins w:id="252" w:author="Dennis Souverein" w:date="2023-08-21T13:57:00Z">
        <w:r w:rsidRPr="00666B52">
          <w:rPr>
            <w:rStyle w:val="Nadruk"/>
            <w:color w:val="808080" w:themeColor="background1" w:themeShade="80"/>
            <w:lang w:val="en-GB"/>
          </w:rPr>
          <w:t xml:space="preserve"># </w:t>
        </w:r>
        <w:r w:rsidR="00732026">
          <w:rPr>
            <w:rStyle w:val="Nadruk"/>
            <w:color w:val="808080" w:themeColor="background1" w:themeShade="80"/>
            <w:lang w:val="en-GB"/>
          </w:rPr>
          <w:t xml:space="preserve">make a different heatmap for each </w:t>
        </w:r>
      </w:ins>
      <w:ins w:id="253" w:author="Dennis Souverein" w:date="2023-08-21T13:58:00Z">
        <w:r w:rsidR="00732026">
          <w:rPr>
            <w:rStyle w:val="Nadruk"/>
            <w:color w:val="808080" w:themeColor="background1" w:themeShade="80"/>
            <w:lang w:val="en-GB"/>
          </w:rPr>
          <w:t>antibiotic</w:t>
        </w:r>
      </w:ins>
    </w:p>
    <w:p w14:paraId="0C39F926" w14:textId="2CC6A38E" w:rsidR="00E852D9" w:rsidRPr="00E852D9" w:rsidRDefault="00E852D9" w:rsidP="00E852D9">
      <w:pPr>
        <w:rPr>
          <w:ins w:id="254" w:author="Dennis Souverein" w:date="2023-08-17T16:53:00Z"/>
          <w:rFonts w:ascii="Courier New" w:hAnsi="Courier New" w:cs="Courier New"/>
          <w:b/>
          <w:bCs/>
          <w:sz w:val="20"/>
          <w:szCs w:val="20"/>
          <w:lang w:val="en-GB"/>
          <w:rPrChange w:id="255" w:author="Dennis Souverein" w:date="2023-08-17T16:53:00Z">
            <w:rPr>
              <w:ins w:id="256" w:author="Dennis Souverein" w:date="2023-08-17T16:53:00Z"/>
              <w:lang w:val="en-GB"/>
            </w:rPr>
          </w:rPrChange>
        </w:rPr>
      </w:pPr>
      <w:ins w:id="257" w:author="Dennis Souverein" w:date="2023-08-17T16:53:00Z">
        <w:r w:rsidRPr="00E852D9">
          <w:rPr>
            <w:rFonts w:ascii="Courier New" w:hAnsi="Courier New" w:cs="Courier New"/>
            <w:b/>
            <w:bCs/>
            <w:sz w:val="20"/>
            <w:szCs w:val="20"/>
            <w:lang w:val="en-GB"/>
            <w:rPrChange w:id="258" w:author="Dennis Souverein" w:date="2023-08-17T16:53:00Z">
              <w:rPr>
                <w:lang w:val="en-GB"/>
              </w:rPr>
            </w:rPrChange>
          </w:rPr>
          <w:t xml:space="preserve">  facet_grid(. ~ antibiotic) +</w:t>
        </w:r>
      </w:ins>
    </w:p>
    <w:p w14:paraId="04D0F953" w14:textId="49DD7B2F" w:rsidR="00732026" w:rsidRPr="00732026" w:rsidRDefault="00732026" w:rsidP="00E852D9">
      <w:pPr>
        <w:rPr>
          <w:ins w:id="259" w:author="Dennis Souverein" w:date="2023-08-21T13:58:00Z"/>
          <w:rFonts w:ascii="Courier New" w:hAnsi="Courier New"/>
          <w:b/>
          <w:iCs/>
          <w:color w:val="808080" w:themeColor="background1" w:themeShade="80"/>
          <w:sz w:val="20"/>
          <w:lang w:val="en-GB"/>
          <w:rPrChange w:id="260" w:author="Dennis Souverein" w:date="2023-08-21T13:58:00Z">
            <w:rPr>
              <w:ins w:id="261" w:author="Dennis Souverein" w:date="2023-08-21T13:58:00Z"/>
              <w:rFonts w:ascii="Courier New" w:hAnsi="Courier New" w:cs="Courier New"/>
              <w:b/>
              <w:bCs/>
              <w:sz w:val="20"/>
              <w:szCs w:val="20"/>
              <w:lang w:val="en-GB"/>
            </w:rPr>
          </w:rPrChange>
        </w:rPr>
      </w:pPr>
      <w:ins w:id="262" w:author="Dennis Souverein" w:date="2023-08-21T13:58:00Z">
        <w:r w:rsidRPr="00666B52">
          <w:rPr>
            <w:rStyle w:val="Nadruk"/>
            <w:color w:val="808080" w:themeColor="background1" w:themeShade="80"/>
            <w:lang w:val="en-GB"/>
          </w:rPr>
          <w:t xml:space="preserve"># </w:t>
        </w:r>
        <w:r>
          <w:rPr>
            <w:rStyle w:val="Nadruk"/>
            <w:color w:val="808080" w:themeColor="background1" w:themeShade="80"/>
            <w:lang w:val="en-GB"/>
          </w:rPr>
          <w:t>styling of the text and adding titles to the chart</w:t>
        </w:r>
      </w:ins>
    </w:p>
    <w:p w14:paraId="2717CD18" w14:textId="6143E5BA" w:rsidR="00E852D9" w:rsidRPr="00E852D9" w:rsidRDefault="00E852D9" w:rsidP="00E852D9">
      <w:pPr>
        <w:rPr>
          <w:ins w:id="263" w:author="Dennis Souverein" w:date="2023-08-17T16:53:00Z"/>
          <w:rFonts w:ascii="Courier New" w:hAnsi="Courier New" w:cs="Courier New"/>
          <w:b/>
          <w:bCs/>
          <w:sz w:val="20"/>
          <w:szCs w:val="20"/>
          <w:lang w:val="en-GB"/>
          <w:rPrChange w:id="264" w:author="Dennis Souverein" w:date="2023-08-17T16:53:00Z">
            <w:rPr>
              <w:ins w:id="265" w:author="Dennis Souverein" w:date="2023-08-17T16:53:00Z"/>
              <w:lang w:val="en-GB"/>
            </w:rPr>
          </w:rPrChange>
        </w:rPr>
      </w:pPr>
      <w:ins w:id="266" w:author="Dennis Souverein" w:date="2023-08-17T16:53:00Z">
        <w:r w:rsidRPr="00E852D9">
          <w:rPr>
            <w:rFonts w:ascii="Courier New" w:hAnsi="Courier New" w:cs="Courier New"/>
            <w:b/>
            <w:bCs/>
            <w:sz w:val="20"/>
            <w:szCs w:val="20"/>
            <w:lang w:val="en-GB"/>
            <w:rPrChange w:id="267" w:author="Dennis Souverein" w:date="2023-08-17T16:53:00Z">
              <w:rPr>
                <w:lang w:val="en-GB"/>
              </w:rPr>
            </w:rPrChange>
          </w:rPr>
          <w:t xml:space="preserve">  theme(axis.text.x = element_text(angle = 45, hjust = 1),</w:t>
        </w:r>
      </w:ins>
    </w:p>
    <w:p w14:paraId="5723E497" w14:textId="77777777" w:rsidR="00E852D9" w:rsidRPr="00E852D9" w:rsidRDefault="00E852D9" w:rsidP="00E852D9">
      <w:pPr>
        <w:rPr>
          <w:ins w:id="268" w:author="Dennis Souverein" w:date="2023-08-17T16:53:00Z"/>
          <w:rFonts w:ascii="Courier New" w:hAnsi="Courier New" w:cs="Courier New"/>
          <w:b/>
          <w:bCs/>
          <w:sz w:val="20"/>
          <w:szCs w:val="20"/>
          <w:lang w:val="en-GB"/>
          <w:rPrChange w:id="269" w:author="Dennis Souverein" w:date="2023-08-17T16:53:00Z">
            <w:rPr>
              <w:ins w:id="270" w:author="Dennis Souverein" w:date="2023-08-17T16:53:00Z"/>
              <w:lang w:val="en-GB"/>
            </w:rPr>
          </w:rPrChange>
        </w:rPr>
      </w:pPr>
      <w:ins w:id="271" w:author="Dennis Souverein" w:date="2023-08-17T16:53:00Z">
        <w:r w:rsidRPr="00E852D9">
          <w:rPr>
            <w:rFonts w:ascii="Courier New" w:hAnsi="Courier New" w:cs="Courier New"/>
            <w:b/>
            <w:bCs/>
            <w:sz w:val="20"/>
            <w:szCs w:val="20"/>
            <w:lang w:val="en-GB"/>
            <w:rPrChange w:id="272" w:author="Dennis Souverein" w:date="2023-08-17T16:53:00Z">
              <w:rPr>
                <w:lang w:val="en-GB"/>
              </w:rPr>
            </w:rPrChange>
          </w:rPr>
          <w:t xml:space="preserve">        plot.subtitle = ggtext::element_markdown()) +</w:t>
        </w:r>
      </w:ins>
    </w:p>
    <w:p w14:paraId="17054AA7" w14:textId="77777777" w:rsidR="00E852D9" w:rsidRPr="00E852D9" w:rsidRDefault="00E852D9" w:rsidP="00E852D9">
      <w:pPr>
        <w:rPr>
          <w:ins w:id="273" w:author="Dennis Souverein" w:date="2023-08-17T16:53:00Z"/>
          <w:rFonts w:ascii="Courier New" w:hAnsi="Courier New" w:cs="Courier New"/>
          <w:b/>
          <w:bCs/>
          <w:sz w:val="20"/>
          <w:szCs w:val="20"/>
          <w:lang w:val="en-GB"/>
          <w:rPrChange w:id="274" w:author="Dennis Souverein" w:date="2023-08-17T16:53:00Z">
            <w:rPr>
              <w:ins w:id="275" w:author="Dennis Souverein" w:date="2023-08-17T16:53:00Z"/>
              <w:lang w:val="en-GB"/>
            </w:rPr>
          </w:rPrChange>
        </w:rPr>
      </w:pPr>
      <w:ins w:id="276" w:author="Dennis Souverein" w:date="2023-08-17T16:53:00Z">
        <w:r w:rsidRPr="00E852D9">
          <w:rPr>
            <w:rFonts w:ascii="Courier New" w:hAnsi="Courier New" w:cs="Courier New"/>
            <w:b/>
            <w:bCs/>
            <w:sz w:val="20"/>
            <w:szCs w:val="20"/>
            <w:lang w:val="en-GB"/>
            <w:rPrChange w:id="277" w:author="Dennis Souverein" w:date="2023-08-17T16:53:00Z">
              <w:rPr>
                <w:lang w:val="en-GB"/>
              </w:rPr>
            </w:rPrChange>
          </w:rPr>
          <w:t xml:space="preserve">  labs(title = "Resistance estimates per method",</w:t>
        </w:r>
      </w:ins>
    </w:p>
    <w:p w14:paraId="410D9B52" w14:textId="77777777" w:rsidR="00E852D9" w:rsidRPr="00E852D9" w:rsidRDefault="00E852D9" w:rsidP="00E852D9">
      <w:pPr>
        <w:rPr>
          <w:ins w:id="278" w:author="Dennis Souverein" w:date="2023-08-17T16:53:00Z"/>
          <w:rFonts w:ascii="Courier New" w:hAnsi="Courier New" w:cs="Courier New"/>
          <w:b/>
          <w:bCs/>
          <w:sz w:val="20"/>
          <w:szCs w:val="20"/>
          <w:lang w:val="en-GB"/>
          <w:rPrChange w:id="279" w:author="Dennis Souverein" w:date="2023-08-17T16:53:00Z">
            <w:rPr>
              <w:ins w:id="280" w:author="Dennis Souverein" w:date="2023-08-17T16:53:00Z"/>
              <w:lang w:val="en-GB"/>
            </w:rPr>
          </w:rPrChange>
        </w:rPr>
      </w:pPr>
      <w:ins w:id="281" w:author="Dennis Souverein" w:date="2023-08-17T16:53:00Z">
        <w:r w:rsidRPr="00E852D9">
          <w:rPr>
            <w:rFonts w:ascii="Courier New" w:hAnsi="Courier New" w:cs="Courier New"/>
            <w:b/>
            <w:bCs/>
            <w:sz w:val="20"/>
            <w:szCs w:val="20"/>
            <w:lang w:val="en-GB"/>
            <w:rPrChange w:id="282" w:author="Dennis Souverein" w:date="2023-08-17T16:53:00Z">
              <w:rPr>
                <w:lang w:val="en-GB"/>
              </w:rPr>
            </w:rPrChange>
          </w:rPr>
          <w:t xml:space="preserve">       subtitle = "Material = Urine, species = E. coli",</w:t>
        </w:r>
      </w:ins>
    </w:p>
    <w:p w14:paraId="420C6A89" w14:textId="77777777" w:rsidR="00E852D9" w:rsidRPr="00E852D9" w:rsidRDefault="00E852D9" w:rsidP="00E852D9">
      <w:pPr>
        <w:rPr>
          <w:ins w:id="283" w:author="Dennis Souverein" w:date="2023-08-17T16:53:00Z"/>
          <w:rFonts w:ascii="Courier New" w:hAnsi="Courier New" w:cs="Courier New"/>
          <w:b/>
          <w:bCs/>
          <w:sz w:val="20"/>
          <w:szCs w:val="20"/>
          <w:lang w:val="en-GB"/>
          <w:rPrChange w:id="284" w:author="Dennis Souverein" w:date="2023-08-17T16:53:00Z">
            <w:rPr>
              <w:ins w:id="285" w:author="Dennis Souverein" w:date="2023-08-17T16:53:00Z"/>
              <w:lang w:val="en-GB"/>
            </w:rPr>
          </w:rPrChange>
        </w:rPr>
      </w:pPr>
      <w:ins w:id="286" w:author="Dennis Souverein" w:date="2023-08-17T16:53:00Z">
        <w:r w:rsidRPr="00E852D9">
          <w:rPr>
            <w:rFonts w:ascii="Courier New" w:hAnsi="Courier New" w:cs="Courier New"/>
            <w:b/>
            <w:bCs/>
            <w:sz w:val="20"/>
            <w:szCs w:val="20"/>
            <w:lang w:val="en-GB"/>
            <w:rPrChange w:id="287" w:author="Dennis Souverein" w:date="2023-08-17T16:53:00Z">
              <w:rPr>
                <w:lang w:val="en-GB"/>
              </w:rPr>
            </w:rPrChange>
          </w:rPr>
          <w:t xml:space="preserve">       caption = "Data source: EUCIC",</w:t>
        </w:r>
      </w:ins>
    </w:p>
    <w:p w14:paraId="715FEA20" w14:textId="77777777" w:rsidR="00E852D9" w:rsidRPr="00E852D9" w:rsidRDefault="00E852D9" w:rsidP="00E852D9">
      <w:pPr>
        <w:rPr>
          <w:ins w:id="288" w:author="Dennis Souverein" w:date="2023-08-17T16:53:00Z"/>
          <w:rFonts w:ascii="Courier New" w:hAnsi="Courier New" w:cs="Courier New"/>
          <w:b/>
          <w:bCs/>
          <w:sz w:val="20"/>
          <w:szCs w:val="20"/>
          <w:lang w:val="en-GB"/>
          <w:rPrChange w:id="289" w:author="Dennis Souverein" w:date="2023-08-17T16:53:00Z">
            <w:rPr>
              <w:ins w:id="290" w:author="Dennis Souverein" w:date="2023-08-17T16:53:00Z"/>
              <w:lang w:val="en-GB"/>
            </w:rPr>
          </w:rPrChange>
        </w:rPr>
      </w:pPr>
      <w:ins w:id="291" w:author="Dennis Souverein" w:date="2023-08-17T16:53:00Z">
        <w:r w:rsidRPr="00E852D9">
          <w:rPr>
            <w:rFonts w:ascii="Courier New" w:hAnsi="Courier New" w:cs="Courier New"/>
            <w:b/>
            <w:bCs/>
            <w:sz w:val="20"/>
            <w:szCs w:val="20"/>
            <w:lang w:val="en-GB"/>
            <w:rPrChange w:id="292" w:author="Dennis Souverein" w:date="2023-08-17T16:53:00Z">
              <w:rPr>
                <w:lang w:val="en-GB"/>
              </w:rPr>
            </w:rPrChange>
          </w:rPr>
          <w:t xml:space="preserve">       x = NULL, y = NULL, fill = "Resistance") +</w:t>
        </w:r>
      </w:ins>
    </w:p>
    <w:p w14:paraId="527E8F28" w14:textId="5DF53C33" w:rsidR="009C773B" w:rsidRPr="009C773B" w:rsidRDefault="009C773B" w:rsidP="00E852D9">
      <w:pPr>
        <w:rPr>
          <w:ins w:id="293" w:author="Dennis Souverein" w:date="2023-08-21T13:55:00Z"/>
          <w:rFonts w:ascii="Courier New" w:hAnsi="Courier New"/>
          <w:b/>
          <w:iCs/>
          <w:color w:val="808080" w:themeColor="background1" w:themeShade="80"/>
          <w:sz w:val="20"/>
          <w:lang w:val="en-GB"/>
          <w:rPrChange w:id="294" w:author="Dennis Souverein" w:date="2023-08-21T13:55:00Z">
            <w:rPr>
              <w:ins w:id="295" w:author="Dennis Souverein" w:date="2023-08-21T13:55:00Z"/>
              <w:rFonts w:ascii="Courier New" w:hAnsi="Courier New" w:cs="Courier New"/>
              <w:b/>
              <w:bCs/>
              <w:sz w:val="20"/>
              <w:szCs w:val="20"/>
              <w:lang w:val="en-GB"/>
            </w:rPr>
          </w:rPrChange>
        </w:rPr>
      </w:pPr>
      <w:ins w:id="296" w:author="Dennis Souverein" w:date="2023-08-21T13:55:00Z">
        <w:r w:rsidRPr="00666B52">
          <w:rPr>
            <w:rStyle w:val="Nadruk"/>
            <w:color w:val="808080" w:themeColor="background1" w:themeShade="80"/>
            <w:lang w:val="en-GB"/>
          </w:rPr>
          <w:t xml:space="preserve"># </w:t>
        </w:r>
        <w:r>
          <w:rPr>
            <w:rStyle w:val="Nadruk"/>
            <w:color w:val="808080" w:themeColor="background1" w:themeShade="80"/>
            <w:lang w:val="en-GB"/>
          </w:rPr>
          <w:t xml:space="preserve">fill each </w:t>
        </w:r>
      </w:ins>
      <w:ins w:id="297" w:author="Dennis Souverein" w:date="2023-08-21T13:56:00Z">
        <w:r>
          <w:rPr>
            <w:rStyle w:val="Nadruk"/>
            <w:color w:val="808080" w:themeColor="background1" w:themeShade="80"/>
            <w:lang w:val="en-GB"/>
          </w:rPr>
          <w:t>square with the resistance number</w:t>
        </w:r>
      </w:ins>
    </w:p>
    <w:p w14:paraId="47F10281" w14:textId="7EC21180" w:rsidR="00E852D9" w:rsidRPr="00E852D9" w:rsidRDefault="00E852D9" w:rsidP="00E852D9">
      <w:pPr>
        <w:rPr>
          <w:ins w:id="298" w:author="Dennis Souverein" w:date="2023-08-17T16:51:00Z"/>
          <w:rFonts w:ascii="Courier New" w:hAnsi="Courier New" w:cs="Courier New"/>
          <w:b/>
          <w:bCs/>
          <w:sz w:val="20"/>
          <w:szCs w:val="20"/>
          <w:lang w:val="en-GB"/>
          <w:rPrChange w:id="299" w:author="Dennis Souverein" w:date="2023-08-17T16:53:00Z">
            <w:rPr>
              <w:ins w:id="300" w:author="Dennis Souverein" w:date="2023-08-17T16:51:00Z"/>
              <w:lang w:val="en-GB"/>
            </w:rPr>
          </w:rPrChange>
        </w:rPr>
      </w:pPr>
      <w:ins w:id="301" w:author="Dennis Souverein" w:date="2023-08-17T16:53:00Z">
        <w:r w:rsidRPr="00E852D9">
          <w:rPr>
            <w:rFonts w:ascii="Courier New" w:hAnsi="Courier New" w:cs="Courier New"/>
            <w:b/>
            <w:bCs/>
            <w:sz w:val="20"/>
            <w:szCs w:val="20"/>
            <w:lang w:val="en-GB"/>
            <w:rPrChange w:id="302" w:author="Dennis Souverein" w:date="2023-08-17T16:53:00Z">
              <w:rPr>
                <w:lang w:val="en-GB"/>
              </w:rPr>
            </w:rPrChange>
          </w:rPr>
          <w:t xml:space="preserve">  geom_text(aes(label = glue("{resistance}%")), color = "darkgreen", size = </w:t>
        </w:r>
      </w:ins>
      <w:ins w:id="303" w:author="Dennis Souverein" w:date="2023-08-22T09:14:00Z">
        <w:r w:rsidR="00FE6D98">
          <w:rPr>
            <w:rFonts w:ascii="Courier New" w:hAnsi="Courier New" w:cs="Courier New"/>
            <w:b/>
            <w:bCs/>
            <w:sz w:val="20"/>
            <w:szCs w:val="20"/>
            <w:lang w:val="en-GB"/>
          </w:rPr>
          <w:t>2.5</w:t>
        </w:r>
      </w:ins>
      <w:ins w:id="304" w:author="Dennis Souverein" w:date="2023-08-17T16:53:00Z">
        <w:r w:rsidRPr="00E852D9">
          <w:rPr>
            <w:rFonts w:ascii="Courier New" w:hAnsi="Courier New" w:cs="Courier New"/>
            <w:b/>
            <w:bCs/>
            <w:sz w:val="20"/>
            <w:szCs w:val="20"/>
            <w:lang w:val="en-GB"/>
            <w:rPrChange w:id="305" w:author="Dennis Souverein" w:date="2023-08-17T16:53:00Z">
              <w:rPr>
                <w:lang w:val="en-GB"/>
              </w:rPr>
            </w:rPrChange>
          </w:rPr>
          <w:t>)</w:t>
        </w:r>
      </w:ins>
    </w:p>
    <w:p w14:paraId="3D825B50" w14:textId="77777777" w:rsidR="001E0EA4" w:rsidRDefault="001E0EA4">
      <w:pPr>
        <w:rPr>
          <w:ins w:id="306" w:author="Dennis Souverein" w:date="2023-08-22T09:14:00Z"/>
          <w:lang w:val="en-GB"/>
        </w:rPr>
      </w:pPr>
    </w:p>
    <w:p w14:paraId="2E0E6B43" w14:textId="1A2E7B6C" w:rsidR="00FE6D98" w:rsidRDefault="00FE6D98">
      <w:pPr>
        <w:rPr>
          <w:ins w:id="307" w:author="Dennis Souverein" w:date="2023-08-22T09:14:00Z"/>
          <w:lang w:val="en-GB"/>
        </w:rPr>
      </w:pPr>
      <w:ins w:id="308" w:author="Dennis Souverein" w:date="2023-08-22T09:14:00Z">
        <w:r>
          <w:rPr>
            <w:noProof/>
            <w:lang w:val="en-GB"/>
          </w:rPr>
          <w:drawing>
            <wp:inline distT="0" distB="0" distL="0" distR="0" wp14:anchorId="68572F81" wp14:editId="6C3DCEAC">
              <wp:extent cx="5730240" cy="2865120"/>
              <wp:effectExtent l="0" t="0" r="3810" b="0"/>
              <wp:docPr id="517032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ins>
    </w:p>
    <w:p w14:paraId="3755F2A6" w14:textId="77777777" w:rsidR="00FE6D98" w:rsidRPr="001E0EA4" w:rsidRDefault="00FE6D98">
      <w:pPr>
        <w:rPr>
          <w:lang w:val="en-GB"/>
        </w:rPr>
        <w:pPrChange w:id="309" w:author="Dennis Souverein" w:date="2023-08-17T14:17:00Z">
          <w:pPr>
            <w:pStyle w:val="Lijstalinea"/>
            <w:numPr>
              <w:numId w:val="8"/>
            </w:numPr>
            <w:ind w:hanging="360"/>
          </w:pPr>
        </w:pPrChange>
      </w:pPr>
    </w:p>
    <w:p w14:paraId="1B6A487C" w14:textId="243B9817" w:rsidR="00FC6308" w:rsidRPr="00A01A0F" w:rsidDel="001E0EA4" w:rsidRDefault="00A01A0F" w:rsidP="00BE7C3A">
      <w:pPr>
        <w:pStyle w:val="Lijstalinea"/>
        <w:numPr>
          <w:ilvl w:val="0"/>
          <w:numId w:val="8"/>
        </w:numPr>
        <w:rPr>
          <w:del w:id="310" w:author="Dennis Souverein" w:date="2023-08-17T14:18:00Z"/>
          <w:lang w:val="en-GB"/>
        </w:rPr>
      </w:pPr>
      <w:del w:id="311" w:author="Dennis Souverein" w:date="2023-08-17T14:18:00Z">
        <w:r w:rsidRPr="00A01A0F" w:rsidDel="001E0EA4">
          <w:rPr>
            <w:lang w:val="en-GB"/>
          </w:rPr>
          <w:delText>Analyse</w:delText>
        </w:r>
        <w:r w:rsidR="00FC6308" w:rsidRPr="00A01A0F" w:rsidDel="001E0EA4">
          <w:rPr>
            <w:lang w:val="en-GB"/>
          </w:rPr>
          <w:delText xml:space="preserve"> the antibiotic resistance patterns, both with and without the correction for the first isolate.</w:delText>
        </w:r>
      </w:del>
    </w:p>
    <w:p w14:paraId="576B6CA0" w14:textId="0C2CA263" w:rsidR="00FC6308" w:rsidRDefault="00FC6308" w:rsidP="00BE7C3A">
      <w:pPr>
        <w:pStyle w:val="Lijstalinea"/>
        <w:numPr>
          <w:ilvl w:val="0"/>
          <w:numId w:val="8"/>
        </w:numPr>
        <w:rPr>
          <w:ins w:id="312" w:author="Dennis Souverein" w:date="2023-08-17T16:54:00Z"/>
          <w:lang w:val="en-GB"/>
        </w:rPr>
      </w:pPr>
      <w:r w:rsidRPr="00A01A0F">
        <w:rPr>
          <w:lang w:val="en-GB"/>
        </w:rPr>
        <w:t>Compare the results and calculate the percentage difference in resistance estimates to quantify the overestimation</w:t>
      </w:r>
      <w:ins w:id="313" w:author="Dennis Souverein" w:date="2023-08-17T14:36:00Z">
        <w:r w:rsidR="005A3FB1">
          <w:rPr>
            <w:lang w:val="en-GB"/>
          </w:rPr>
          <w:t xml:space="preserve"> compared to the “isolate-based” method</w:t>
        </w:r>
      </w:ins>
      <w:r w:rsidRPr="00A01A0F">
        <w:rPr>
          <w:lang w:val="en-GB"/>
        </w:rPr>
        <w:t>.</w:t>
      </w:r>
      <w:ins w:id="314" w:author="Dennis Souverein" w:date="2023-08-17T14:18:00Z">
        <w:r w:rsidR="001E0EA4">
          <w:rPr>
            <w:lang w:val="en-GB"/>
          </w:rPr>
          <w:t xml:space="preserve"> Build a heatmap visualizing the differences.</w:t>
        </w:r>
      </w:ins>
    </w:p>
    <w:p w14:paraId="7AF49CCC" w14:textId="77777777" w:rsidR="00E852D9" w:rsidRDefault="00E852D9" w:rsidP="00E852D9">
      <w:pPr>
        <w:rPr>
          <w:ins w:id="315" w:author="Dennis Souverein" w:date="2023-08-21T13:58:00Z"/>
          <w:lang w:val="en-GB"/>
        </w:rPr>
      </w:pPr>
    </w:p>
    <w:p w14:paraId="0EE92C19" w14:textId="22CC7222" w:rsidR="00732026" w:rsidRPr="00732026" w:rsidRDefault="00732026" w:rsidP="00E852D9">
      <w:pPr>
        <w:rPr>
          <w:ins w:id="316" w:author="Dennis Souverein" w:date="2023-08-17T16:54:00Z"/>
          <w:rFonts w:ascii="Courier New" w:hAnsi="Courier New"/>
          <w:b/>
          <w:iCs/>
          <w:color w:val="808080" w:themeColor="background1" w:themeShade="80"/>
          <w:sz w:val="20"/>
          <w:lang w:val="en-GB"/>
          <w:rPrChange w:id="317" w:author="Dennis Souverein" w:date="2023-08-21T13:58:00Z">
            <w:rPr>
              <w:ins w:id="318" w:author="Dennis Souverein" w:date="2023-08-17T16:54:00Z"/>
              <w:lang w:val="en-GB"/>
            </w:rPr>
          </w:rPrChange>
        </w:rPr>
      </w:pPr>
      <w:ins w:id="319" w:author="Dennis Souverein" w:date="2023-08-21T13:58:00Z">
        <w:r w:rsidRPr="00666B52">
          <w:rPr>
            <w:rStyle w:val="Nadruk"/>
            <w:color w:val="808080" w:themeColor="background1" w:themeShade="80"/>
            <w:lang w:val="en-GB"/>
          </w:rPr>
          <w:t xml:space="preserve"># </w:t>
        </w:r>
        <w:r>
          <w:rPr>
            <w:rStyle w:val="Nadruk"/>
            <w:color w:val="808080" w:themeColor="background1" w:themeShade="80"/>
            <w:lang w:val="en-GB"/>
          </w:rPr>
          <w:t xml:space="preserve">use the dataset of the previous question </w:t>
        </w:r>
      </w:ins>
      <w:ins w:id="320" w:author="Dennis Souverein" w:date="2023-08-21T13:59:00Z">
        <w:r>
          <w:rPr>
            <w:rStyle w:val="Nadruk"/>
            <w:color w:val="808080" w:themeColor="background1" w:themeShade="80"/>
            <w:lang w:val="en-GB"/>
          </w:rPr>
          <w:t>and calculating the difference to the isolate-based method</w:t>
        </w:r>
      </w:ins>
    </w:p>
    <w:p w14:paraId="0829CF92" w14:textId="77777777" w:rsidR="00E852D9" w:rsidRPr="00E852D9" w:rsidRDefault="00E852D9" w:rsidP="00E852D9">
      <w:pPr>
        <w:rPr>
          <w:ins w:id="321" w:author="Dennis Souverein" w:date="2023-08-17T16:54:00Z"/>
          <w:rFonts w:ascii="Courier New" w:hAnsi="Courier New" w:cs="Courier New"/>
          <w:b/>
          <w:bCs/>
          <w:sz w:val="20"/>
          <w:szCs w:val="20"/>
          <w:lang w:val="en-GB"/>
          <w:rPrChange w:id="322" w:author="Dennis Souverein" w:date="2023-08-17T16:54:00Z">
            <w:rPr>
              <w:ins w:id="323" w:author="Dennis Souverein" w:date="2023-08-17T16:54:00Z"/>
              <w:lang w:val="en-GB"/>
            </w:rPr>
          </w:rPrChange>
        </w:rPr>
      </w:pPr>
      <w:ins w:id="324" w:author="Dennis Souverein" w:date="2023-08-17T16:54:00Z">
        <w:r w:rsidRPr="00E852D9">
          <w:rPr>
            <w:rFonts w:ascii="Courier New" w:hAnsi="Courier New" w:cs="Courier New"/>
            <w:b/>
            <w:bCs/>
            <w:sz w:val="20"/>
            <w:szCs w:val="20"/>
            <w:lang w:val="en-GB"/>
            <w:rPrChange w:id="325" w:author="Dennis Souverein" w:date="2023-08-17T16:54:00Z">
              <w:rPr>
                <w:lang w:val="en-GB"/>
              </w:rPr>
            </w:rPrChange>
          </w:rPr>
          <w:t>sum_isolates_2_3 &lt;- sum_isolates_2_2 %&gt;%</w:t>
        </w:r>
      </w:ins>
    </w:p>
    <w:p w14:paraId="470CC6EA" w14:textId="77777777" w:rsidR="00E852D9" w:rsidRPr="00E852D9" w:rsidRDefault="00E852D9" w:rsidP="00E852D9">
      <w:pPr>
        <w:rPr>
          <w:ins w:id="326" w:author="Dennis Souverein" w:date="2023-08-17T16:54:00Z"/>
          <w:rFonts w:ascii="Courier New" w:hAnsi="Courier New" w:cs="Courier New"/>
          <w:b/>
          <w:bCs/>
          <w:sz w:val="20"/>
          <w:szCs w:val="20"/>
          <w:lang w:val="en-GB"/>
          <w:rPrChange w:id="327" w:author="Dennis Souverein" w:date="2023-08-17T16:54:00Z">
            <w:rPr>
              <w:ins w:id="328" w:author="Dennis Souverein" w:date="2023-08-17T16:54:00Z"/>
              <w:lang w:val="en-GB"/>
            </w:rPr>
          </w:rPrChange>
        </w:rPr>
      </w:pPr>
      <w:ins w:id="329" w:author="Dennis Souverein" w:date="2023-08-17T16:54:00Z">
        <w:r w:rsidRPr="00E852D9">
          <w:rPr>
            <w:rFonts w:ascii="Courier New" w:hAnsi="Courier New" w:cs="Courier New"/>
            <w:b/>
            <w:bCs/>
            <w:sz w:val="20"/>
            <w:szCs w:val="20"/>
            <w:lang w:val="en-GB"/>
            <w:rPrChange w:id="330" w:author="Dennis Souverein" w:date="2023-08-17T16:54:00Z">
              <w:rPr>
                <w:lang w:val="en-GB"/>
              </w:rPr>
            </w:rPrChange>
          </w:rPr>
          <w:t xml:space="preserve">  group_by(Year, antibiotic) %&gt;%</w:t>
        </w:r>
      </w:ins>
    </w:p>
    <w:p w14:paraId="0E32F699" w14:textId="68484D63" w:rsidR="00732026" w:rsidRPr="00732026" w:rsidRDefault="00732026" w:rsidP="00E852D9">
      <w:pPr>
        <w:rPr>
          <w:ins w:id="331" w:author="Dennis Souverein" w:date="2023-08-21T13:59:00Z"/>
          <w:rFonts w:ascii="Courier New" w:hAnsi="Courier New"/>
          <w:b/>
          <w:iCs/>
          <w:color w:val="808080" w:themeColor="background1" w:themeShade="80"/>
          <w:sz w:val="20"/>
          <w:lang w:val="en-GB"/>
          <w:rPrChange w:id="332" w:author="Dennis Souverein" w:date="2023-08-21T13:59:00Z">
            <w:rPr>
              <w:ins w:id="333" w:author="Dennis Souverein" w:date="2023-08-21T13:59:00Z"/>
              <w:rFonts w:ascii="Courier New" w:hAnsi="Courier New" w:cs="Courier New"/>
              <w:b/>
              <w:bCs/>
              <w:sz w:val="20"/>
              <w:szCs w:val="20"/>
              <w:lang w:val="en-GB"/>
            </w:rPr>
          </w:rPrChange>
        </w:rPr>
      </w:pPr>
      <w:ins w:id="334" w:author="Dennis Souverein" w:date="2023-08-21T13:59:00Z">
        <w:r w:rsidRPr="00666B52">
          <w:rPr>
            <w:rStyle w:val="Nadruk"/>
            <w:color w:val="808080" w:themeColor="background1" w:themeShade="80"/>
            <w:lang w:val="en-GB"/>
          </w:rPr>
          <w:t xml:space="preserve"># </w:t>
        </w:r>
        <w:r>
          <w:rPr>
            <w:rStyle w:val="Nadruk"/>
            <w:color w:val="808080" w:themeColor="background1" w:themeShade="80"/>
            <w:lang w:val="en-GB"/>
          </w:rPr>
          <w:t>adding a column with the resistance percentages from the isolate method in order to compare</w:t>
        </w:r>
      </w:ins>
    </w:p>
    <w:p w14:paraId="5037E5A9" w14:textId="15FFB798" w:rsidR="00E852D9" w:rsidRPr="00E852D9" w:rsidRDefault="00E852D9" w:rsidP="00E852D9">
      <w:pPr>
        <w:rPr>
          <w:ins w:id="335" w:author="Dennis Souverein" w:date="2023-08-17T16:54:00Z"/>
          <w:rFonts w:ascii="Courier New" w:hAnsi="Courier New" w:cs="Courier New"/>
          <w:b/>
          <w:bCs/>
          <w:sz w:val="20"/>
          <w:szCs w:val="20"/>
          <w:lang w:val="en-GB"/>
          <w:rPrChange w:id="336" w:author="Dennis Souverein" w:date="2023-08-17T16:54:00Z">
            <w:rPr>
              <w:ins w:id="337" w:author="Dennis Souverein" w:date="2023-08-17T16:54:00Z"/>
              <w:lang w:val="en-GB"/>
            </w:rPr>
          </w:rPrChange>
        </w:rPr>
      </w:pPr>
      <w:ins w:id="338" w:author="Dennis Souverein" w:date="2023-08-17T16:54:00Z">
        <w:r w:rsidRPr="00E852D9">
          <w:rPr>
            <w:rFonts w:ascii="Courier New" w:hAnsi="Courier New" w:cs="Courier New"/>
            <w:b/>
            <w:bCs/>
            <w:sz w:val="20"/>
            <w:szCs w:val="20"/>
            <w:lang w:val="en-GB"/>
            <w:rPrChange w:id="339" w:author="Dennis Souverein" w:date="2023-08-17T16:54:00Z">
              <w:rPr>
                <w:lang w:val="en-GB"/>
              </w:rPr>
            </w:rPrChange>
          </w:rPr>
          <w:t xml:space="preserve">  mutate(isolate_res = case_when(</w:t>
        </w:r>
      </w:ins>
    </w:p>
    <w:p w14:paraId="0B725865" w14:textId="77777777" w:rsidR="00E852D9" w:rsidRPr="00E852D9" w:rsidRDefault="00E852D9" w:rsidP="00E852D9">
      <w:pPr>
        <w:rPr>
          <w:ins w:id="340" w:author="Dennis Souverein" w:date="2023-08-17T16:54:00Z"/>
          <w:rFonts w:ascii="Courier New" w:hAnsi="Courier New" w:cs="Courier New"/>
          <w:b/>
          <w:bCs/>
          <w:sz w:val="20"/>
          <w:szCs w:val="20"/>
          <w:lang w:val="en-GB"/>
          <w:rPrChange w:id="341" w:author="Dennis Souverein" w:date="2023-08-17T16:54:00Z">
            <w:rPr>
              <w:ins w:id="342" w:author="Dennis Souverein" w:date="2023-08-17T16:54:00Z"/>
              <w:lang w:val="en-GB"/>
            </w:rPr>
          </w:rPrChange>
        </w:rPr>
      </w:pPr>
      <w:ins w:id="343" w:author="Dennis Souverein" w:date="2023-08-17T16:54:00Z">
        <w:r w:rsidRPr="00E852D9">
          <w:rPr>
            <w:rFonts w:ascii="Courier New" w:hAnsi="Courier New" w:cs="Courier New"/>
            <w:b/>
            <w:bCs/>
            <w:sz w:val="20"/>
            <w:szCs w:val="20"/>
            <w:lang w:val="en-GB"/>
            <w:rPrChange w:id="344" w:author="Dennis Souverein" w:date="2023-08-17T16:54:00Z">
              <w:rPr>
                <w:lang w:val="en-GB"/>
              </w:rPr>
            </w:rPrChange>
          </w:rPr>
          <w:t xml:space="preserve">    method == "isolate" ~ resistance)) %&gt;%</w:t>
        </w:r>
      </w:ins>
    </w:p>
    <w:p w14:paraId="3CB5BF8F" w14:textId="77777777" w:rsidR="00E852D9" w:rsidRPr="00E852D9" w:rsidRDefault="00E852D9" w:rsidP="00E852D9">
      <w:pPr>
        <w:rPr>
          <w:ins w:id="345" w:author="Dennis Souverein" w:date="2023-08-17T16:54:00Z"/>
          <w:rFonts w:ascii="Courier New" w:hAnsi="Courier New" w:cs="Courier New"/>
          <w:b/>
          <w:bCs/>
          <w:sz w:val="20"/>
          <w:szCs w:val="20"/>
          <w:lang w:val="en-GB"/>
          <w:rPrChange w:id="346" w:author="Dennis Souverein" w:date="2023-08-17T16:54:00Z">
            <w:rPr>
              <w:ins w:id="347" w:author="Dennis Souverein" w:date="2023-08-17T16:54:00Z"/>
              <w:lang w:val="en-GB"/>
            </w:rPr>
          </w:rPrChange>
        </w:rPr>
      </w:pPr>
      <w:ins w:id="348" w:author="Dennis Souverein" w:date="2023-08-17T16:54:00Z">
        <w:r w:rsidRPr="00E852D9">
          <w:rPr>
            <w:rFonts w:ascii="Courier New" w:hAnsi="Courier New" w:cs="Courier New"/>
            <w:b/>
            <w:bCs/>
            <w:sz w:val="20"/>
            <w:szCs w:val="20"/>
            <w:lang w:val="en-GB"/>
            <w:rPrChange w:id="349" w:author="Dennis Souverein" w:date="2023-08-17T16:54:00Z">
              <w:rPr>
                <w:lang w:val="en-GB"/>
              </w:rPr>
            </w:rPrChange>
          </w:rPr>
          <w:t xml:space="preserve">  arrange(Year, antibiotic) %&gt;%</w:t>
        </w:r>
      </w:ins>
    </w:p>
    <w:p w14:paraId="23829283" w14:textId="77777777" w:rsidR="00E852D9" w:rsidRPr="00E852D9" w:rsidRDefault="00E852D9" w:rsidP="00E852D9">
      <w:pPr>
        <w:rPr>
          <w:ins w:id="350" w:author="Dennis Souverein" w:date="2023-08-17T16:54:00Z"/>
          <w:rFonts w:ascii="Courier New" w:hAnsi="Courier New" w:cs="Courier New"/>
          <w:b/>
          <w:bCs/>
          <w:sz w:val="20"/>
          <w:szCs w:val="20"/>
          <w:lang w:val="en-GB"/>
          <w:rPrChange w:id="351" w:author="Dennis Souverein" w:date="2023-08-17T16:54:00Z">
            <w:rPr>
              <w:ins w:id="352" w:author="Dennis Souverein" w:date="2023-08-17T16:54:00Z"/>
              <w:lang w:val="en-GB"/>
            </w:rPr>
          </w:rPrChange>
        </w:rPr>
      </w:pPr>
      <w:ins w:id="353" w:author="Dennis Souverein" w:date="2023-08-17T16:54:00Z">
        <w:r w:rsidRPr="00E852D9">
          <w:rPr>
            <w:rFonts w:ascii="Courier New" w:hAnsi="Courier New" w:cs="Courier New"/>
            <w:b/>
            <w:bCs/>
            <w:sz w:val="20"/>
            <w:szCs w:val="20"/>
            <w:lang w:val="en-GB"/>
            <w:rPrChange w:id="354" w:author="Dennis Souverein" w:date="2023-08-17T16:54:00Z">
              <w:rPr>
                <w:lang w:val="en-GB"/>
              </w:rPr>
            </w:rPrChange>
          </w:rPr>
          <w:t xml:space="preserve">  fill(isolate_res, .direction = c("downup")) %&gt;%</w:t>
        </w:r>
      </w:ins>
    </w:p>
    <w:p w14:paraId="636C2648" w14:textId="44DC987A" w:rsidR="00732026" w:rsidRPr="00732026" w:rsidRDefault="00732026" w:rsidP="00E852D9">
      <w:pPr>
        <w:rPr>
          <w:ins w:id="355" w:author="Dennis Souverein" w:date="2023-08-21T14:00:00Z"/>
          <w:rFonts w:ascii="Courier New" w:hAnsi="Courier New"/>
          <w:b/>
          <w:iCs/>
          <w:color w:val="808080" w:themeColor="background1" w:themeShade="80"/>
          <w:sz w:val="20"/>
          <w:lang w:val="en-GB"/>
          <w:rPrChange w:id="356" w:author="Dennis Souverein" w:date="2023-08-21T14:00:00Z">
            <w:rPr>
              <w:ins w:id="357" w:author="Dennis Souverein" w:date="2023-08-21T14:00:00Z"/>
              <w:rFonts w:ascii="Courier New" w:hAnsi="Courier New" w:cs="Courier New"/>
              <w:b/>
              <w:bCs/>
              <w:sz w:val="20"/>
              <w:szCs w:val="20"/>
              <w:lang w:val="en-GB"/>
            </w:rPr>
          </w:rPrChange>
        </w:rPr>
      </w:pPr>
      <w:ins w:id="358" w:author="Dennis Souverein" w:date="2023-08-21T14:00:00Z">
        <w:r w:rsidRPr="00666B52">
          <w:rPr>
            <w:rStyle w:val="Nadruk"/>
            <w:color w:val="808080" w:themeColor="background1" w:themeShade="80"/>
            <w:lang w:val="en-GB"/>
          </w:rPr>
          <w:t xml:space="preserve"># </w:t>
        </w:r>
        <w:r>
          <w:rPr>
            <w:rStyle w:val="Nadruk"/>
            <w:color w:val="808080" w:themeColor="background1" w:themeShade="80"/>
            <w:lang w:val="en-GB"/>
          </w:rPr>
          <w:t>calculating the actual difference</w:t>
        </w:r>
      </w:ins>
    </w:p>
    <w:p w14:paraId="633B82F4" w14:textId="355A4740" w:rsidR="00E852D9" w:rsidRPr="00E852D9" w:rsidRDefault="00E852D9" w:rsidP="00E852D9">
      <w:pPr>
        <w:rPr>
          <w:ins w:id="359" w:author="Dennis Souverein" w:date="2023-08-17T16:54:00Z"/>
          <w:rFonts w:ascii="Courier New" w:hAnsi="Courier New" w:cs="Courier New"/>
          <w:b/>
          <w:bCs/>
          <w:sz w:val="20"/>
          <w:szCs w:val="20"/>
          <w:lang w:val="en-GB"/>
          <w:rPrChange w:id="360" w:author="Dennis Souverein" w:date="2023-08-17T16:54:00Z">
            <w:rPr>
              <w:ins w:id="361" w:author="Dennis Souverein" w:date="2023-08-17T16:54:00Z"/>
              <w:lang w:val="en-GB"/>
            </w:rPr>
          </w:rPrChange>
        </w:rPr>
      </w:pPr>
      <w:ins w:id="362" w:author="Dennis Souverein" w:date="2023-08-17T16:54:00Z">
        <w:r w:rsidRPr="00E852D9">
          <w:rPr>
            <w:rFonts w:ascii="Courier New" w:hAnsi="Courier New" w:cs="Courier New"/>
            <w:b/>
            <w:bCs/>
            <w:sz w:val="20"/>
            <w:szCs w:val="20"/>
            <w:lang w:val="en-GB"/>
            <w:rPrChange w:id="363" w:author="Dennis Souverein" w:date="2023-08-17T16:54:00Z">
              <w:rPr>
                <w:lang w:val="en-GB"/>
              </w:rPr>
            </w:rPrChange>
          </w:rPr>
          <w:t xml:space="preserve">  mutate(diff = round(isolate_res - resistance, 1)) %&gt;%</w:t>
        </w:r>
      </w:ins>
    </w:p>
    <w:p w14:paraId="7D1BC2E6" w14:textId="77777777" w:rsidR="00E852D9" w:rsidRPr="00E852D9" w:rsidRDefault="00E852D9" w:rsidP="00E852D9">
      <w:pPr>
        <w:rPr>
          <w:ins w:id="364" w:author="Dennis Souverein" w:date="2023-08-17T16:54:00Z"/>
          <w:rFonts w:ascii="Courier New" w:hAnsi="Courier New" w:cs="Courier New"/>
          <w:b/>
          <w:bCs/>
          <w:sz w:val="20"/>
          <w:szCs w:val="20"/>
          <w:lang w:val="en-GB"/>
          <w:rPrChange w:id="365" w:author="Dennis Souverein" w:date="2023-08-17T16:54:00Z">
            <w:rPr>
              <w:ins w:id="366" w:author="Dennis Souverein" w:date="2023-08-17T16:54:00Z"/>
              <w:lang w:val="en-GB"/>
            </w:rPr>
          </w:rPrChange>
        </w:rPr>
      </w:pPr>
      <w:ins w:id="367" w:author="Dennis Souverein" w:date="2023-08-17T16:54:00Z">
        <w:r w:rsidRPr="00E852D9">
          <w:rPr>
            <w:rFonts w:ascii="Courier New" w:hAnsi="Courier New" w:cs="Courier New"/>
            <w:b/>
            <w:bCs/>
            <w:sz w:val="20"/>
            <w:szCs w:val="20"/>
            <w:lang w:val="en-GB"/>
            <w:rPrChange w:id="368" w:author="Dennis Souverein" w:date="2023-08-17T16:54:00Z">
              <w:rPr>
                <w:lang w:val="en-GB"/>
              </w:rPr>
            </w:rPrChange>
          </w:rPr>
          <w:t xml:space="preserve">  filter(method != "isolate")</w:t>
        </w:r>
      </w:ins>
    </w:p>
    <w:p w14:paraId="2D10DFDA" w14:textId="77777777" w:rsidR="00E852D9" w:rsidRDefault="00E852D9" w:rsidP="00E852D9">
      <w:pPr>
        <w:rPr>
          <w:ins w:id="369" w:author="Dennis Souverein" w:date="2023-08-21T14:00:00Z"/>
          <w:rFonts w:ascii="Courier New" w:hAnsi="Courier New" w:cs="Courier New"/>
          <w:b/>
          <w:bCs/>
          <w:sz w:val="20"/>
          <w:szCs w:val="20"/>
          <w:lang w:val="en-GB"/>
        </w:rPr>
      </w:pPr>
    </w:p>
    <w:p w14:paraId="5A13DAF6" w14:textId="2E9AF64F" w:rsidR="00732026" w:rsidRPr="00732026" w:rsidRDefault="00732026" w:rsidP="00E852D9">
      <w:pPr>
        <w:rPr>
          <w:ins w:id="370" w:author="Dennis Souverein" w:date="2023-08-17T16:54:00Z"/>
          <w:rFonts w:ascii="Courier New" w:hAnsi="Courier New"/>
          <w:b/>
          <w:iCs/>
          <w:color w:val="808080" w:themeColor="background1" w:themeShade="80"/>
          <w:sz w:val="20"/>
          <w:lang w:val="en-GB"/>
          <w:rPrChange w:id="371" w:author="Dennis Souverein" w:date="2023-08-21T14:00:00Z">
            <w:rPr>
              <w:ins w:id="372" w:author="Dennis Souverein" w:date="2023-08-17T16:54:00Z"/>
              <w:lang w:val="en-GB"/>
            </w:rPr>
          </w:rPrChange>
        </w:rPr>
      </w:pPr>
      <w:ins w:id="373" w:author="Dennis Souverein" w:date="2023-08-21T14:00:00Z">
        <w:r w:rsidRPr="00666B52">
          <w:rPr>
            <w:rStyle w:val="Nadruk"/>
            <w:color w:val="808080" w:themeColor="background1" w:themeShade="80"/>
            <w:lang w:val="en-GB"/>
          </w:rPr>
          <w:t xml:space="preserve"># </w:t>
        </w:r>
        <w:r>
          <w:rPr>
            <w:rStyle w:val="Nadruk"/>
            <w:color w:val="808080" w:themeColor="background1" w:themeShade="80"/>
            <w:lang w:val="en-GB"/>
          </w:rPr>
          <w:t>same visual as in the previous question</w:t>
        </w:r>
      </w:ins>
      <w:ins w:id="374" w:author="Dennis Souverein" w:date="2023-08-21T14:01:00Z">
        <w:r>
          <w:rPr>
            <w:rStyle w:val="Nadruk"/>
            <w:color w:val="808080" w:themeColor="background1" w:themeShade="80"/>
            <w:lang w:val="en-GB"/>
          </w:rPr>
          <w:t xml:space="preserve"> but using diff instead of resistance</w:t>
        </w:r>
      </w:ins>
    </w:p>
    <w:p w14:paraId="7B68700E" w14:textId="555CF773" w:rsidR="00E852D9" w:rsidRPr="00E852D9" w:rsidRDefault="00E852D9" w:rsidP="00E852D9">
      <w:pPr>
        <w:rPr>
          <w:ins w:id="375" w:author="Dennis Souverein" w:date="2023-08-17T16:54:00Z"/>
          <w:rFonts w:ascii="Courier New" w:hAnsi="Courier New" w:cs="Courier New"/>
          <w:b/>
          <w:bCs/>
          <w:sz w:val="20"/>
          <w:szCs w:val="20"/>
          <w:lang w:val="en-GB"/>
          <w:rPrChange w:id="376" w:author="Dennis Souverein" w:date="2023-08-17T16:54:00Z">
            <w:rPr>
              <w:ins w:id="377" w:author="Dennis Souverein" w:date="2023-08-17T16:54:00Z"/>
              <w:lang w:val="en-GB"/>
            </w:rPr>
          </w:rPrChange>
        </w:rPr>
      </w:pPr>
      <w:ins w:id="378" w:author="Dennis Souverein" w:date="2023-08-17T16:54:00Z">
        <w:r w:rsidRPr="00E852D9">
          <w:rPr>
            <w:rFonts w:ascii="Courier New" w:hAnsi="Courier New" w:cs="Courier New"/>
            <w:b/>
            <w:bCs/>
            <w:sz w:val="20"/>
            <w:szCs w:val="20"/>
            <w:lang w:val="en-GB"/>
            <w:rPrChange w:id="379" w:author="Dennis Souverein" w:date="2023-08-17T16:54:00Z">
              <w:rPr>
                <w:lang w:val="en-GB"/>
              </w:rPr>
            </w:rPrChange>
          </w:rPr>
          <w:t xml:space="preserve">ggplot(sum_isolates_2_3, aes(x = </w:t>
        </w:r>
      </w:ins>
      <w:ins w:id="380" w:author="Dennis Souverein" w:date="2023-08-22T09:15:00Z">
        <w:r w:rsidR="00FE6D98">
          <w:rPr>
            <w:rFonts w:ascii="Courier New" w:hAnsi="Courier New" w:cs="Courier New"/>
            <w:b/>
            <w:bCs/>
            <w:sz w:val="20"/>
            <w:szCs w:val="20"/>
            <w:lang w:val="en-GB"/>
          </w:rPr>
          <w:t>as.character(</w:t>
        </w:r>
      </w:ins>
      <w:ins w:id="381" w:author="Dennis Souverein" w:date="2023-08-17T16:54:00Z">
        <w:r w:rsidRPr="00E852D9">
          <w:rPr>
            <w:rFonts w:ascii="Courier New" w:hAnsi="Courier New" w:cs="Courier New"/>
            <w:b/>
            <w:bCs/>
            <w:sz w:val="20"/>
            <w:szCs w:val="20"/>
            <w:lang w:val="en-GB"/>
            <w:rPrChange w:id="382" w:author="Dennis Souverein" w:date="2023-08-17T16:54:00Z">
              <w:rPr>
                <w:lang w:val="en-GB"/>
              </w:rPr>
            </w:rPrChange>
          </w:rPr>
          <w:t>Year</w:t>
        </w:r>
      </w:ins>
      <w:ins w:id="383" w:author="Dennis Souverein" w:date="2023-08-22T09:15:00Z">
        <w:r w:rsidR="00FE6D98">
          <w:rPr>
            <w:rFonts w:ascii="Courier New" w:hAnsi="Courier New" w:cs="Courier New"/>
            <w:b/>
            <w:bCs/>
            <w:sz w:val="20"/>
            <w:szCs w:val="20"/>
            <w:lang w:val="en-GB"/>
          </w:rPr>
          <w:t>)</w:t>
        </w:r>
      </w:ins>
      <w:ins w:id="384" w:author="Dennis Souverein" w:date="2023-08-17T16:54:00Z">
        <w:r w:rsidRPr="00E852D9">
          <w:rPr>
            <w:rFonts w:ascii="Courier New" w:hAnsi="Courier New" w:cs="Courier New"/>
            <w:b/>
            <w:bCs/>
            <w:sz w:val="20"/>
            <w:szCs w:val="20"/>
            <w:lang w:val="en-GB"/>
            <w:rPrChange w:id="385" w:author="Dennis Souverein" w:date="2023-08-17T16:54:00Z">
              <w:rPr>
                <w:lang w:val="en-GB"/>
              </w:rPr>
            </w:rPrChange>
          </w:rPr>
          <w:t xml:space="preserve">, y = method, fill= diff)) + </w:t>
        </w:r>
      </w:ins>
    </w:p>
    <w:p w14:paraId="709FBC53" w14:textId="77777777" w:rsidR="00E852D9" w:rsidRPr="00E852D9" w:rsidRDefault="00E852D9" w:rsidP="00E852D9">
      <w:pPr>
        <w:rPr>
          <w:ins w:id="386" w:author="Dennis Souverein" w:date="2023-08-17T16:54:00Z"/>
          <w:rFonts w:ascii="Courier New" w:hAnsi="Courier New" w:cs="Courier New"/>
          <w:b/>
          <w:bCs/>
          <w:sz w:val="20"/>
          <w:szCs w:val="20"/>
          <w:lang w:val="en-GB"/>
          <w:rPrChange w:id="387" w:author="Dennis Souverein" w:date="2023-08-17T16:54:00Z">
            <w:rPr>
              <w:ins w:id="388" w:author="Dennis Souverein" w:date="2023-08-17T16:54:00Z"/>
              <w:lang w:val="en-GB"/>
            </w:rPr>
          </w:rPrChange>
        </w:rPr>
      </w:pPr>
      <w:ins w:id="389" w:author="Dennis Souverein" w:date="2023-08-17T16:54:00Z">
        <w:r w:rsidRPr="00E852D9">
          <w:rPr>
            <w:rFonts w:ascii="Courier New" w:hAnsi="Courier New" w:cs="Courier New"/>
            <w:b/>
            <w:bCs/>
            <w:sz w:val="20"/>
            <w:szCs w:val="20"/>
            <w:lang w:val="en-GB"/>
            <w:rPrChange w:id="390" w:author="Dennis Souverein" w:date="2023-08-17T16:54:00Z">
              <w:rPr>
                <w:lang w:val="en-GB"/>
              </w:rPr>
            </w:rPrChange>
          </w:rPr>
          <w:t xml:space="preserve">  geom_tile() +</w:t>
        </w:r>
      </w:ins>
    </w:p>
    <w:p w14:paraId="3B08A414" w14:textId="77777777" w:rsidR="00E852D9" w:rsidRPr="00E852D9" w:rsidRDefault="00E852D9" w:rsidP="00E852D9">
      <w:pPr>
        <w:rPr>
          <w:ins w:id="391" w:author="Dennis Souverein" w:date="2023-08-17T16:54:00Z"/>
          <w:rFonts w:ascii="Courier New" w:hAnsi="Courier New" w:cs="Courier New"/>
          <w:b/>
          <w:bCs/>
          <w:sz w:val="20"/>
          <w:szCs w:val="20"/>
          <w:lang w:val="en-GB"/>
          <w:rPrChange w:id="392" w:author="Dennis Souverein" w:date="2023-08-17T16:54:00Z">
            <w:rPr>
              <w:ins w:id="393" w:author="Dennis Souverein" w:date="2023-08-17T16:54:00Z"/>
              <w:lang w:val="en-GB"/>
            </w:rPr>
          </w:rPrChange>
        </w:rPr>
      </w:pPr>
      <w:ins w:id="394" w:author="Dennis Souverein" w:date="2023-08-17T16:54:00Z">
        <w:r w:rsidRPr="00E852D9">
          <w:rPr>
            <w:rFonts w:ascii="Courier New" w:hAnsi="Courier New" w:cs="Courier New"/>
            <w:b/>
            <w:bCs/>
            <w:sz w:val="20"/>
            <w:szCs w:val="20"/>
            <w:lang w:val="en-GB"/>
            <w:rPrChange w:id="395" w:author="Dennis Souverein" w:date="2023-08-17T16:54:00Z">
              <w:rPr>
                <w:lang w:val="en-GB"/>
              </w:rPr>
            </w:rPrChange>
          </w:rPr>
          <w:t xml:space="preserve">  scale_fill_viridis_c(option = "A", direction = -1) +</w:t>
        </w:r>
      </w:ins>
    </w:p>
    <w:p w14:paraId="558B6AB5" w14:textId="77777777" w:rsidR="00E852D9" w:rsidRPr="00E852D9" w:rsidRDefault="00E852D9" w:rsidP="00E852D9">
      <w:pPr>
        <w:rPr>
          <w:ins w:id="396" w:author="Dennis Souverein" w:date="2023-08-17T16:54:00Z"/>
          <w:rFonts w:ascii="Courier New" w:hAnsi="Courier New" w:cs="Courier New"/>
          <w:b/>
          <w:bCs/>
          <w:sz w:val="20"/>
          <w:szCs w:val="20"/>
          <w:lang w:val="en-GB"/>
          <w:rPrChange w:id="397" w:author="Dennis Souverein" w:date="2023-08-17T16:54:00Z">
            <w:rPr>
              <w:ins w:id="398" w:author="Dennis Souverein" w:date="2023-08-17T16:54:00Z"/>
              <w:lang w:val="en-GB"/>
            </w:rPr>
          </w:rPrChange>
        </w:rPr>
      </w:pPr>
      <w:ins w:id="399" w:author="Dennis Souverein" w:date="2023-08-17T16:54:00Z">
        <w:r w:rsidRPr="00E852D9">
          <w:rPr>
            <w:rFonts w:ascii="Courier New" w:hAnsi="Courier New" w:cs="Courier New"/>
            <w:b/>
            <w:bCs/>
            <w:sz w:val="20"/>
            <w:szCs w:val="20"/>
            <w:lang w:val="en-GB"/>
            <w:rPrChange w:id="400" w:author="Dennis Souverein" w:date="2023-08-17T16:54:00Z">
              <w:rPr>
                <w:lang w:val="en-GB"/>
              </w:rPr>
            </w:rPrChange>
          </w:rPr>
          <w:lastRenderedPageBreak/>
          <w:t xml:space="preserve">  facet_grid(. ~ antibiotic) +</w:t>
        </w:r>
      </w:ins>
    </w:p>
    <w:p w14:paraId="60897A9E" w14:textId="77777777" w:rsidR="00E852D9" w:rsidRPr="00E852D9" w:rsidRDefault="00E852D9" w:rsidP="00E852D9">
      <w:pPr>
        <w:rPr>
          <w:ins w:id="401" w:author="Dennis Souverein" w:date="2023-08-17T16:54:00Z"/>
          <w:rFonts w:ascii="Courier New" w:hAnsi="Courier New" w:cs="Courier New"/>
          <w:b/>
          <w:bCs/>
          <w:sz w:val="20"/>
          <w:szCs w:val="20"/>
          <w:lang w:val="en-GB"/>
          <w:rPrChange w:id="402" w:author="Dennis Souverein" w:date="2023-08-17T16:54:00Z">
            <w:rPr>
              <w:ins w:id="403" w:author="Dennis Souverein" w:date="2023-08-17T16:54:00Z"/>
              <w:lang w:val="en-GB"/>
            </w:rPr>
          </w:rPrChange>
        </w:rPr>
      </w:pPr>
      <w:ins w:id="404" w:author="Dennis Souverein" w:date="2023-08-17T16:54:00Z">
        <w:r w:rsidRPr="00E852D9">
          <w:rPr>
            <w:rFonts w:ascii="Courier New" w:hAnsi="Courier New" w:cs="Courier New"/>
            <w:b/>
            <w:bCs/>
            <w:sz w:val="20"/>
            <w:szCs w:val="20"/>
            <w:lang w:val="en-GB"/>
            <w:rPrChange w:id="405" w:author="Dennis Souverein" w:date="2023-08-17T16:54:00Z">
              <w:rPr>
                <w:lang w:val="en-GB"/>
              </w:rPr>
            </w:rPrChange>
          </w:rPr>
          <w:t xml:space="preserve">  theme(axis.text.x = element_text(angle = 45, hjust = 1),</w:t>
        </w:r>
      </w:ins>
    </w:p>
    <w:p w14:paraId="1531E993" w14:textId="77777777" w:rsidR="00E852D9" w:rsidRPr="00E852D9" w:rsidRDefault="00E852D9" w:rsidP="00E852D9">
      <w:pPr>
        <w:rPr>
          <w:ins w:id="406" w:author="Dennis Souverein" w:date="2023-08-17T16:54:00Z"/>
          <w:rFonts w:ascii="Courier New" w:hAnsi="Courier New" w:cs="Courier New"/>
          <w:b/>
          <w:bCs/>
          <w:sz w:val="20"/>
          <w:szCs w:val="20"/>
          <w:lang w:val="en-GB"/>
          <w:rPrChange w:id="407" w:author="Dennis Souverein" w:date="2023-08-17T16:54:00Z">
            <w:rPr>
              <w:ins w:id="408" w:author="Dennis Souverein" w:date="2023-08-17T16:54:00Z"/>
              <w:lang w:val="en-GB"/>
            </w:rPr>
          </w:rPrChange>
        </w:rPr>
      </w:pPr>
      <w:ins w:id="409" w:author="Dennis Souverein" w:date="2023-08-17T16:54:00Z">
        <w:r w:rsidRPr="00E852D9">
          <w:rPr>
            <w:rFonts w:ascii="Courier New" w:hAnsi="Courier New" w:cs="Courier New"/>
            <w:b/>
            <w:bCs/>
            <w:sz w:val="20"/>
            <w:szCs w:val="20"/>
            <w:lang w:val="en-GB"/>
            <w:rPrChange w:id="410" w:author="Dennis Souverein" w:date="2023-08-17T16:54:00Z">
              <w:rPr>
                <w:lang w:val="en-GB"/>
              </w:rPr>
            </w:rPrChange>
          </w:rPr>
          <w:t xml:space="preserve">        plot.subtitle = ggtext::element_markdown()) +</w:t>
        </w:r>
      </w:ins>
    </w:p>
    <w:p w14:paraId="36DA6EA4" w14:textId="77777777" w:rsidR="00E852D9" w:rsidRPr="00E852D9" w:rsidRDefault="00E852D9" w:rsidP="00E852D9">
      <w:pPr>
        <w:rPr>
          <w:ins w:id="411" w:author="Dennis Souverein" w:date="2023-08-17T16:54:00Z"/>
          <w:rFonts w:ascii="Courier New" w:hAnsi="Courier New" w:cs="Courier New"/>
          <w:b/>
          <w:bCs/>
          <w:sz w:val="20"/>
          <w:szCs w:val="20"/>
          <w:lang w:val="en-GB"/>
          <w:rPrChange w:id="412" w:author="Dennis Souverein" w:date="2023-08-17T16:54:00Z">
            <w:rPr>
              <w:ins w:id="413" w:author="Dennis Souverein" w:date="2023-08-17T16:54:00Z"/>
              <w:lang w:val="en-GB"/>
            </w:rPr>
          </w:rPrChange>
        </w:rPr>
      </w:pPr>
      <w:ins w:id="414" w:author="Dennis Souverein" w:date="2023-08-17T16:54:00Z">
        <w:r w:rsidRPr="00E852D9">
          <w:rPr>
            <w:rFonts w:ascii="Courier New" w:hAnsi="Courier New" w:cs="Courier New"/>
            <w:b/>
            <w:bCs/>
            <w:sz w:val="20"/>
            <w:szCs w:val="20"/>
            <w:lang w:val="en-GB"/>
            <w:rPrChange w:id="415" w:author="Dennis Souverein" w:date="2023-08-17T16:54:00Z">
              <w:rPr>
                <w:lang w:val="en-GB"/>
              </w:rPr>
            </w:rPrChange>
          </w:rPr>
          <w:t xml:space="preserve">  labs(title = "Difference in resistance estimates per method compared to the isolate method",</w:t>
        </w:r>
      </w:ins>
    </w:p>
    <w:p w14:paraId="74D352EE" w14:textId="77777777" w:rsidR="00E852D9" w:rsidRPr="00E852D9" w:rsidRDefault="00E852D9" w:rsidP="00E852D9">
      <w:pPr>
        <w:rPr>
          <w:ins w:id="416" w:author="Dennis Souverein" w:date="2023-08-17T16:54:00Z"/>
          <w:rFonts w:ascii="Courier New" w:hAnsi="Courier New" w:cs="Courier New"/>
          <w:b/>
          <w:bCs/>
          <w:sz w:val="20"/>
          <w:szCs w:val="20"/>
          <w:lang w:val="en-GB"/>
          <w:rPrChange w:id="417" w:author="Dennis Souverein" w:date="2023-08-17T16:54:00Z">
            <w:rPr>
              <w:ins w:id="418" w:author="Dennis Souverein" w:date="2023-08-17T16:54:00Z"/>
              <w:lang w:val="en-GB"/>
            </w:rPr>
          </w:rPrChange>
        </w:rPr>
      </w:pPr>
      <w:ins w:id="419" w:author="Dennis Souverein" w:date="2023-08-17T16:54:00Z">
        <w:r w:rsidRPr="00E852D9">
          <w:rPr>
            <w:rFonts w:ascii="Courier New" w:hAnsi="Courier New" w:cs="Courier New"/>
            <w:b/>
            <w:bCs/>
            <w:sz w:val="20"/>
            <w:szCs w:val="20"/>
            <w:lang w:val="en-GB"/>
            <w:rPrChange w:id="420" w:author="Dennis Souverein" w:date="2023-08-17T16:54:00Z">
              <w:rPr>
                <w:lang w:val="en-GB"/>
              </w:rPr>
            </w:rPrChange>
          </w:rPr>
          <w:t xml:space="preserve">       subtitle = "Material = Urine, species = E. coli",</w:t>
        </w:r>
      </w:ins>
    </w:p>
    <w:p w14:paraId="6A216DFE" w14:textId="77777777" w:rsidR="00E852D9" w:rsidRPr="00E852D9" w:rsidRDefault="00E852D9" w:rsidP="00E852D9">
      <w:pPr>
        <w:rPr>
          <w:ins w:id="421" w:author="Dennis Souverein" w:date="2023-08-17T16:54:00Z"/>
          <w:rFonts w:ascii="Courier New" w:hAnsi="Courier New" w:cs="Courier New"/>
          <w:b/>
          <w:bCs/>
          <w:sz w:val="20"/>
          <w:szCs w:val="20"/>
          <w:lang w:val="en-GB"/>
          <w:rPrChange w:id="422" w:author="Dennis Souverein" w:date="2023-08-17T16:54:00Z">
            <w:rPr>
              <w:ins w:id="423" w:author="Dennis Souverein" w:date="2023-08-17T16:54:00Z"/>
              <w:lang w:val="en-GB"/>
            </w:rPr>
          </w:rPrChange>
        </w:rPr>
      </w:pPr>
      <w:ins w:id="424" w:author="Dennis Souverein" w:date="2023-08-17T16:54:00Z">
        <w:r w:rsidRPr="00E852D9">
          <w:rPr>
            <w:rFonts w:ascii="Courier New" w:hAnsi="Courier New" w:cs="Courier New"/>
            <w:b/>
            <w:bCs/>
            <w:sz w:val="20"/>
            <w:szCs w:val="20"/>
            <w:lang w:val="en-GB"/>
            <w:rPrChange w:id="425" w:author="Dennis Souverein" w:date="2023-08-17T16:54:00Z">
              <w:rPr>
                <w:lang w:val="en-GB"/>
              </w:rPr>
            </w:rPrChange>
          </w:rPr>
          <w:t xml:space="preserve">       caption = "Data source: EUCIC",</w:t>
        </w:r>
      </w:ins>
    </w:p>
    <w:p w14:paraId="1F859B18" w14:textId="77777777" w:rsidR="00E852D9" w:rsidRPr="00E852D9" w:rsidRDefault="00E852D9" w:rsidP="00E852D9">
      <w:pPr>
        <w:rPr>
          <w:ins w:id="426" w:author="Dennis Souverein" w:date="2023-08-17T16:54:00Z"/>
          <w:rFonts w:ascii="Courier New" w:hAnsi="Courier New" w:cs="Courier New"/>
          <w:b/>
          <w:bCs/>
          <w:sz w:val="20"/>
          <w:szCs w:val="20"/>
          <w:lang w:val="en-GB"/>
          <w:rPrChange w:id="427" w:author="Dennis Souverein" w:date="2023-08-17T16:54:00Z">
            <w:rPr>
              <w:ins w:id="428" w:author="Dennis Souverein" w:date="2023-08-17T16:54:00Z"/>
              <w:lang w:val="en-GB"/>
            </w:rPr>
          </w:rPrChange>
        </w:rPr>
      </w:pPr>
      <w:ins w:id="429" w:author="Dennis Souverein" w:date="2023-08-17T16:54:00Z">
        <w:r w:rsidRPr="00E852D9">
          <w:rPr>
            <w:rFonts w:ascii="Courier New" w:hAnsi="Courier New" w:cs="Courier New"/>
            <w:b/>
            <w:bCs/>
            <w:sz w:val="20"/>
            <w:szCs w:val="20"/>
            <w:lang w:val="en-GB"/>
            <w:rPrChange w:id="430" w:author="Dennis Souverein" w:date="2023-08-17T16:54:00Z">
              <w:rPr>
                <w:lang w:val="en-GB"/>
              </w:rPr>
            </w:rPrChange>
          </w:rPr>
          <w:t xml:space="preserve">       x = NULL, y = NULL, fill = "Difference") +</w:t>
        </w:r>
      </w:ins>
    </w:p>
    <w:p w14:paraId="23C9CDF9" w14:textId="776C25EA" w:rsidR="00FE6D98" w:rsidRDefault="00E852D9" w:rsidP="00E852D9">
      <w:pPr>
        <w:rPr>
          <w:ins w:id="431" w:author="Dennis Souverein" w:date="2023-08-22T09:16:00Z"/>
          <w:rFonts w:ascii="Courier New" w:hAnsi="Courier New" w:cs="Courier New"/>
          <w:b/>
          <w:bCs/>
          <w:sz w:val="20"/>
          <w:szCs w:val="20"/>
          <w:lang w:val="en-GB"/>
        </w:rPr>
      </w:pPr>
      <w:ins w:id="432" w:author="Dennis Souverein" w:date="2023-08-17T16:54:00Z">
        <w:r w:rsidRPr="00E852D9">
          <w:rPr>
            <w:rFonts w:ascii="Courier New" w:hAnsi="Courier New" w:cs="Courier New"/>
            <w:b/>
            <w:bCs/>
            <w:sz w:val="20"/>
            <w:szCs w:val="20"/>
            <w:lang w:val="en-GB"/>
            <w:rPrChange w:id="433" w:author="Dennis Souverein" w:date="2023-08-17T16:54:00Z">
              <w:rPr>
                <w:lang w:val="en-GB"/>
              </w:rPr>
            </w:rPrChange>
          </w:rPr>
          <w:t xml:space="preserve">  geom_text(aes(label = glue("{diff}%")), color = "darkgreen", size = </w:t>
        </w:r>
      </w:ins>
      <w:ins w:id="434" w:author="Dennis Souverein" w:date="2023-08-22T09:15:00Z">
        <w:r w:rsidR="00FE6D98">
          <w:rPr>
            <w:rFonts w:ascii="Courier New" w:hAnsi="Courier New" w:cs="Courier New"/>
            <w:b/>
            <w:bCs/>
            <w:sz w:val="20"/>
            <w:szCs w:val="20"/>
            <w:lang w:val="en-GB"/>
          </w:rPr>
          <w:t>2.5</w:t>
        </w:r>
      </w:ins>
      <w:ins w:id="435" w:author="Dennis Souverein" w:date="2023-08-22T09:16:00Z">
        <w:r w:rsidR="00FE6D98">
          <w:rPr>
            <w:rFonts w:ascii="Courier New" w:hAnsi="Courier New" w:cs="Courier New"/>
            <w:b/>
            <w:bCs/>
            <w:sz w:val="20"/>
            <w:szCs w:val="20"/>
            <w:lang w:val="en-GB"/>
          </w:rPr>
          <w:t>)</w:t>
        </w:r>
      </w:ins>
    </w:p>
    <w:p w14:paraId="36C83EE0" w14:textId="77777777" w:rsidR="00FE6D98" w:rsidRDefault="00FE6D98" w:rsidP="00E852D9">
      <w:pPr>
        <w:rPr>
          <w:ins w:id="436" w:author="Dennis Souverein" w:date="2023-08-22T09:16:00Z"/>
          <w:rFonts w:ascii="Courier New" w:hAnsi="Courier New" w:cs="Courier New"/>
          <w:b/>
          <w:bCs/>
          <w:sz w:val="20"/>
          <w:szCs w:val="20"/>
          <w:lang w:val="en-GB"/>
        </w:rPr>
      </w:pPr>
    </w:p>
    <w:p w14:paraId="72CF5531" w14:textId="33D43E5E" w:rsidR="00E852D9" w:rsidRPr="00E852D9" w:rsidRDefault="00FE6D98" w:rsidP="00E852D9">
      <w:pPr>
        <w:rPr>
          <w:ins w:id="437" w:author="Dennis Souverein" w:date="2023-08-17T16:54:00Z"/>
          <w:rFonts w:ascii="Courier New" w:hAnsi="Courier New" w:cs="Courier New"/>
          <w:b/>
          <w:bCs/>
          <w:sz w:val="20"/>
          <w:szCs w:val="20"/>
          <w:lang w:val="en-GB"/>
          <w:rPrChange w:id="438" w:author="Dennis Souverein" w:date="2023-08-17T16:54:00Z">
            <w:rPr>
              <w:ins w:id="439" w:author="Dennis Souverein" w:date="2023-08-17T16:54:00Z"/>
              <w:lang w:val="en-GB"/>
            </w:rPr>
          </w:rPrChange>
        </w:rPr>
      </w:pPr>
      <w:ins w:id="440" w:author="Dennis Souverein" w:date="2023-08-22T09:16:00Z">
        <w:r>
          <w:rPr>
            <w:rFonts w:ascii="Courier New" w:hAnsi="Courier New" w:cs="Courier New"/>
            <w:b/>
            <w:bCs/>
            <w:noProof/>
            <w:sz w:val="20"/>
            <w:szCs w:val="20"/>
            <w:lang w:val="en-GB"/>
          </w:rPr>
          <w:drawing>
            <wp:inline distT="0" distB="0" distL="0" distR="0" wp14:anchorId="1BE32E75" wp14:editId="1150BCB5">
              <wp:extent cx="5730240" cy="2865120"/>
              <wp:effectExtent l="0" t="0" r="3810" b="0"/>
              <wp:docPr id="326270148"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ins>
    </w:p>
    <w:p w14:paraId="072B7305" w14:textId="77777777" w:rsidR="00E852D9" w:rsidRDefault="00E852D9" w:rsidP="00E852D9">
      <w:pPr>
        <w:rPr>
          <w:ins w:id="441" w:author="Dennis Souverein" w:date="2023-08-17T16:54:00Z"/>
          <w:lang w:val="en-GB"/>
        </w:rPr>
      </w:pPr>
    </w:p>
    <w:p w14:paraId="1F2CE937" w14:textId="77777777" w:rsidR="00E852D9" w:rsidRPr="00E852D9" w:rsidRDefault="00E852D9">
      <w:pPr>
        <w:rPr>
          <w:lang w:val="en-GB"/>
        </w:rPr>
        <w:pPrChange w:id="442" w:author="Dennis Souverein" w:date="2023-08-17T16:54:00Z">
          <w:pPr>
            <w:pStyle w:val="Lijstalinea"/>
            <w:numPr>
              <w:numId w:val="8"/>
            </w:numPr>
            <w:ind w:hanging="360"/>
          </w:pPr>
        </w:pPrChange>
      </w:pPr>
    </w:p>
    <w:p w14:paraId="00963555" w14:textId="4F331D13" w:rsidR="00BC1367" w:rsidRDefault="00FC6308" w:rsidP="00BE7C3A">
      <w:pPr>
        <w:pStyle w:val="Lijstalinea"/>
        <w:numPr>
          <w:ilvl w:val="0"/>
          <w:numId w:val="8"/>
        </w:numPr>
        <w:rPr>
          <w:lang w:val="en-GB"/>
        </w:rPr>
      </w:pPr>
      <w:r w:rsidRPr="00A01A0F">
        <w:rPr>
          <w:lang w:val="en-GB"/>
        </w:rPr>
        <w:t>Discuss the implications of not correcting for the first isolate and the importance of considering this factor in AMR data analysis.</w:t>
      </w:r>
    </w:p>
    <w:p w14:paraId="15C01982" w14:textId="77777777" w:rsidR="00A01A0F" w:rsidRDefault="00A01A0F" w:rsidP="00A01A0F">
      <w:pPr>
        <w:rPr>
          <w:lang w:val="en-GB"/>
        </w:rPr>
      </w:pPr>
    </w:p>
    <w:p w14:paraId="7346B41A" w14:textId="32602CA9" w:rsidR="00C4794A" w:rsidRPr="00C4794A" w:rsidRDefault="00C4794A" w:rsidP="00C4794A">
      <w:pPr>
        <w:pStyle w:val="Kop3"/>
        <w:rPr>
          <w:lang w:val="en-GB"/>
        </w:rPr>
      </w:pPr>
      <w:r w:rsidRPr="00C4794A">
        <w:rPr>
          <w:lang w:val="en-GB"/>
        </w:rPr>
        <w:t xml:space="preserve">Assignment </w:t>
      </w:r>
      <w:r>
        <w:rPr>
          <w:lang w:val="en-GB"/>
        </w:rPr>
        <w:t>#</w:t>
      </w:r>
      <w:r w:rsidRPr="00C4794A">
        <w:rPr>
          <w:lang w:val="en-GB"/>
        </w:rPr>
        <w:t>3: Empirical Coverage of Ceftriaxone + Various Aminoglycosides in Septic Patients in 2022</w:t>
      </w:r>
      <w:r w:rsidR="00FF4A3D">
        <w:rPr>
          <w:lang w:val="en-GB"/>
        </w:rPr>
        <w:t xml:space="preserve"> – Cumulative Antibiograms</w:t>
      </w:r>
    </w:p>
    <w:p w14:paraId="7A783F3B" w14:textId="6CC288F7" w:rsidR="00C4794A" w:rsidRPr="00C4794A" w:rsidRDefault="00C4794A" w:rsidP="00C4794A">
      <w:pPr>
        <w:pStyle w:val="Kop4"/>
        <w:rPr>
          <w:lang w:val="en-GB"/>
        </w:rPr>
      </w:pPr>
      <w:r w:rsidRPr="00C4794A">
        <w:rPr>
          <w:lang w:val="en-GB"/>
        </w:rPr>
        <w:t>Objective</w:t>
      </w:r>
    </w:p>
    <w:p w14:paraId="1D446F7C" w14:textId="07000307" w:rsidR="00C4794A" w:rsidRDefault="00C4794A" w:rsidP="00C4794A">
      <w:pPr>
        <w:rPr>
          <w:lang w:val="en-GB"/>
        </w:rPr>
      </w:pPr>
      <w:r w:rsidRPr="00C4794A">
        <w:rPr>
          <w:lang w:val="en-GB"/>
        </w:rPr>
        <w:t>In this assignment, we will assess the empirical coverage of the antibiotic combination of ceftriaxone and different aminoglycosides for treating septic patients in the year 2022. Understanding the coverage of this combination is crucial for guiding treatment decisions.</w:t>
      </w:r>
      <w:r w:rsidR="006D54B9">
        <w:rPr>
          <w:lang w:val="en-GB"/>
        </w:rPr>
        <w:t xml:space="preserve"> Also, determining empiric coverage is essential for </w:t>
      </w:r>
      <w:r w:rsidR="002074A5">
        <w:rPr>
          <w:lang w:val="en-GB"/>
        </w:rPr>
        <w:t>AMS (antimicrobial stewardship) programs that are most often in place in hospitals. This assignment aims at providing you with the skills to determine this yourself, for your own institution.</w:t>
      </w:r>
    </w:p>
    <w:p w14:paraId="24CEA049" w14:textId="18573409" w:rsidR="00594226" w:rsidRPr="00C4794A" w:rsidRDefault="00594226" w:rsidP="00C4794A">
      <w:pPr>
        <w:rPr>
          <w:lang w:val="en-GB"/>
        </w:rPr>
      </w:pPr>
      <w:r>
        <w:rPr>
          <w:lang w:val="en-GB"/>
        </w:rPr>
        <w:t xml:space="preserve">We will apply the knowledge </w:t>
      </w:r>
      <w:r w:rsidR="00817C66">
        <w:rPr>
          <w:lang w:val="en-GB"/>
        </w:rPr>
        <w:t>gained from</w:t>
      </w:r>
      <w:r>
        <w:rPr>
          <w:lang w:val="en-GB"/>
        </w:rPr>
        <w:t xml:space="preserve"> the first two assignments</w:t>
      </w:r>
      <w:r w:rsidR="00755F8B">
        <w:rPr>
          <w:lang w:val="en-GB"/>
        </w:rPr>
        <w:t>.</w:t>
      </w:r>
    </w:p>
    <w:p w14:paraId="6EDE92B1" w14:textId="679F5CE4" w:rsidR="00C4794A" w:rsidRPr="00C4794A" w:rsidRDefault="00C4794A" w:rsidP="00C4794A">
      <w:pPr>
        <w:pStyle w:val="Kop4"/>
        <w:rPr>
          <w:lang w:val="en-GB"/>
        </w:rPr>
      </w:pPr>
      <w:r w:rsidRPr="00C4794A">
        <w:rPr>
          <w:lang w:val="en-GB"/>
        </w:rPr>
        <w:t>Guidance</w:t>
      </w:r>
    </w:p>
    <w:p w14:paraId="6BAE71C8" w14:textId="5C82F075" w:rsidR="00C4794A" w:rsidRPr="006D54B9" w:rsidDel="00AE5921" w:rsidRDefault="00C4794A" w:rsidP="00BE7C3A">
      <w:pPr>
        <w:pStyle w:val="Lijstalinea"/>
        <w:numPr>
          <w:ilvl w:val="0"/>
          <w:numId w:val="9"/>
        </w:numPr>
        <w:rPr>
          <w:del w:id="443" w:author="Dennis Souverein" w:date="2023-08-18T12:08:00Z"/>
          <w:lang w:val="en-GB"/>
        </w:rPr>
      </w:pPr>
      <w:del w:id="444" w:author="Dennis Souverein" w:date="2023-08-18T12:07:00Z">
        <w:r w:rsidRPr="006D54B9" w:rsidDel="00AE5921">
          <w:rPr>
            <w:lang w:val="en-GB"/>
          </w:rPr>
          <w:delText>Identify the relevant columns that contain information about antibiotic prescriptions and septic patients.</w:delText>
        </w:r>
      </w:del>
    </w:p>
    <w:p w14:paraId="1E4FEBA3" w14:textId="32E68FFB" w:rsidR="00C4794A" w:rsidRDefault="00C4794A" w:rsidP="00BE7C3A">
      <w:pPr>
        <w:pStyle w:val="Lijstalinea"/>
        <w:numPr>
          <w:ilvl w:val="0"/>
          <w:numId w:val="9"/>
        </w:numPr>
        <w:rPr>
          <w:ins w:id="445" w:author="Dennis Souverein" w:date="2023-08-18T12:09:00Z"/>
          <w:lang w:val="en-GB"/>
        </w:rPr>
      </w:pPr>
      <w:r w:rsidRPr="006D54B9">
        <w:rPr>
          <w:lang w:val="en-GB"/>
        </w:rPr>
        <w:t xml:space="preserve">Filter the data to include only the patients </w:t>
      </w:r>
      <w:del w:id="446" w:author="Dennis Souverein" w:date="2023-08-18T12:09:00Z">
        <w:r w:rsidRPr="006D54B9" w:rsidDel="00BC3EE2">
          <w:rPr>
            <w:lang w:val="en-GB"/>
          </w:rPr>
          <w:delText>who were prescribed</w:delText>
        </w:r>
      </w:del>
      <w:ins w:id="447" w:author="Dennis Souverein" w:date="2023-08-18T12:09:00Z">
        <w:r w:rsidR="00BC3EE2">
          <w:rPr>
            <w:lang w:val="en-GB"/>
          </w:rPr>
          <w:t>including</w:t>
        </w:r>
      </w:ins>
      <w:r w:rsidRPr="006D54B9">
        <w:rPr>
          <w:lang w:val="en-GB"/>
        </w:rPr>
        <w:t xml:space="preserve"> ceftriaxone and various aminoglycosides</w:t>
      </w:r>
      <w:ins w:id="448" w:author="Dennis Souverein" w:date="2023-08-18T12:09:00Z">
        <w:r w:rsidR="00BC3EE2">
          <w:rPr>
            <w:lang w:val="en-GB"/>
          </w:rPr>
          <w:t xml:space="preserve"> columns</w:t>
        </w:r>
      </w:ins>
      <w:r w:rsidRPr="006D54B9">
        <w:rPr>
          <w:lang w:val="en-GB"/>
        </w:rPr>
        <w:t xml:space="preserve"> for sepsis treatment in 2022</w:t>
      </w:r>
      <w:ins w:id="449" w:author="Dennis Souverein" w:date="2023-08-18T12:10:00Z">
        <w:r w:rsidR="00BC3EE2">
          <w:rPr>
            <w:lang w:val="en-GB"/>
          </w:rPr>
          <w:t xml:space="preserve"> in hospitals</w:t>
        </w:r>
      </w:ins>
      <w:r w:rsidRPr="006D54B9">
        <w:rPr>
          <w:lang w:val="en-GB"/>
        </w:rPr>
        <w:t>.</w:t>
      </w:r>
      <w:ins w:id="450" w:author="Dennis Souverein" w:date="2023-08-18T12:09:00Z">
        <w:r w:rsidR="00BC3EE2">
          <w:rPr>
            <w:lang w:val="en-GB"/>
          </w:rPr>
          <w:t xml:space="preserve"> Filter the data based on the first_isolate function with the “episode_based” method.</w:t>
        </w:r>
      </w:ins>
    </w:p>
    <w:p w14:paraId="236E5F71" w14:textId="77777777" w:rsidR="001E2DEA" w:rsidRDefault="001E2DEA" w:rsidP="001E2DEA">
      <w:pPr>
        <w:rPr>
          <w:ins w:id="451" w:author="Dennis Souverein" w:date="2023-08-21T14:02:00Z"/>
          <w:rFonts w:ascii="Courier New" w:hAnsi="Courier New" w:cs="Courier New"/>
          <w:b/>
          <w:bCs/>
          <w:sz w:val="20"/>
          <w:szCs w:val="20"/>
          <w:lang w:val="en-GB"/>
        </w:rPr>
      </w:pPr>
    </w:p>
    <w:p w14:paraId="64E844CA" w14:textId="02C1076F" w:rsidR="001E2DEA" w:rsidRPr="003954E4" w:rsidRDefault="003954E4" w:rsidP="001E2DEA">
      <w:pPr>
        <w:rPr>
          <w:ins w:id="452" w:author="Dennis Souverein" w:date="2023-08-21T14:02:00Z"/>
          <w:rFonts w:ascii="Courier New" w:hAnsi="Courier New"/>
          <w:b/>
          <w:iCs/>
          <w:color w:val="808080" w:themeColor="background1" w:themeShade="80"/>
          <w:sz w:val="20"/>
          <w:lang w:val="en-GB"/>
          <w:rPrChange w:id="453" w:author="Dennis Souverein" w:date="2023-08-21T14:02:00Z">
            <w:rPr>
              <w:ins w:id="454" w:author="Dennis Souverein" w:date="2023-08-21T14:02:00Z"/>
              <w:rFonts w:ascii="Courier New" w:hAnsi="Courier New" w:cs="Courier New"/>
              <w:b/>
              <w:bCs/>
              <w:sz w:val="20"/>
              <w:szCs w:val="20"/>
              <w:lang w:val="en-GB"/>
            </w:rPr>
          </w:rPrChange>
        </w:rPr>
      </w:pPr>
      <w:ins w:id="455" w:author="Dennis Souverein" w:date="2023-08-21T14:02:00Z">
        <w:r w:rsidRPr="00666B52">
          <w:rPr>
            <w:rStyle w:val="Nadruk"/>
            <w:color w:val="808080" w:themeColor="background1" w:themeShade="80"/>
            <w:lang w:val="en-GB"/>
          </w:rPr>
          <w:t xml:space="preserve"># </w:t>
        </w:r>
        <w:r>
          <w:rPr>
            <w:rStyle w:val="Nadruk"/>
            <w:color w:val="808080" w:themeColor="background1" w:themeShade="80"/>
            <w:lang w:val="en-GB"/>
          </w:rPr>
          <w:t xml:space="preserve">for this question we only need to filter the data and selection the right columns based on the </w:t>
        </w:r>
      </w:ins>
      <w:ins w:id="456" w:author="Dennis Souverein" w:date="2023-08-21T14:03:00Z">
        <w:r>
          <w:rPr>
            <w:rStyle w:val="Nadruk"/>
            <w:color w:val="808080" w:themeColor="background1" w:themeShade="80"/>
            <w:lang w:val="en-GB"/>
          </w:rPr>
          <w:t>earlier created dataset</w:t>
        </w:r>
      </w:ins>
    </w:p>
    <w:p w14:paraId="2AC5C9AF" w14:textId="343EB666" w:rsidR="001E2DEA" w:rsidRPr="001E2DEA" w:rsidRDefault="001E2DEA" w:rsidP="001E2DEA">
      <w:pPr>
        <w:rPr>
          <w:ins w:id="457" w:author="Dennis Souverein" w:date="2023-08-21T14:01:00Z"/>
          <w:rFonts w:ascii="Courier New" w:hAnsi="Courier New" w:cs="Courier New"/>
          <w:b/>
          <w:bCs/>
          <w:sz w:val="20"/>
          <w:szCs w:val="20"/>
          <w:lang w:val="en-GB"/>
          <w:rPrChange w:id="458" w:author="Dennis Souverein" w:date="2023-08-21T14:02:00Z">
            <w:rPr>
              <w:ins w:id="459" w:author="Dennis Souverein" w:date="2023-08-21T14:01:00Z"/>
              <w:lang w:val="en-GB"/>
            </w:rPr>
          </w:rPrChange>
        </w:rPr>
      </w:pPr>
      <w:ins w:id="460" w:author="Dennis Souverein" w:date="2023-08-21T14:01:00Z">
        <w:r w:rsidRPr="001E2DEA">
          <w:rPr>
            <w:rFonts w:ascii="Courier New" w:hAnsi="Courier New" w:cs="Courier New"/>
            <w:b/>
            <w:bCs/>
            <w:sz w:val="20"/>
            <w:szCs w:val="20"/>
            <w:lang w:val="en-GB"/>
            <w:rPrChange w:id="461" w:author="Dennis Souverein" w:date="2023-08-21T14:02:00Z">
              <w:rPr>
                <w:lang w:val="en-GB"/>
              </w:rPr>
            </w:rPrChange>
          </w:rPr>
          <w:t>isolates_3_1 &lt;- isolates_2_1 %&gt;%</w:t>
        </w:r>
      </w:ins>
    </w:p>
    <w:p w14:paraId="00D70DA1" w14:textId="77777777" w:rsidR="001E2DEA" w:rsidRPr="001E2DEA" w:rsidRDefault="001E2DEA" w:rsidP="001E2DEA">
      <w:pPr>
        <w:rPr>
          <w:ins w:id="462" w:author="Dennis Souverein" w:date="2023-08-21T14:01:00Z"/>
          <w:rFonts w:ascii="Courier New" w:hAnsi="Courier New" w:cs="Courier New"/>
          <w:b/>
          <w:bCs/>
          <w:sz w:val="20"/>
          <w:szCs w:val="20"/>
          <w:lang w:val="en-GB"/>
          <w:rPrChange w:id="463" w:author="Dennis Souverein" w:date="2023-08-21T14:02:00Z">
            <w:rPr>
              <w:ins w:id="464" w:author="Dennis Souverein" w:date="2023-08-21T14:01:00Z"/>
              <w:lang w:val="en-GB"/>
            </w:rPr>
          </w:rPrChange>
        </w:rPr>
      </w:pPr>
      <w:ins w:id="465" w:author="Dennis Souverein" w:date="2023-08-21T14:01:00Z">
        <w:r w:rsidRPr="001E2DEA">
          <w:rPr>
            <w:rFonts w:ascii="Courier New" w:hAnsi="Courier New" w:cs="Courier New"/>
            <w:b/>
            <w:bCs/>
            <w:sz w:val="20"/>
            <w:szCs w:val="20"/>
            <w:lang w:val="en-GB"/>
            <w:rPrChange w:id="466" w:author="Dennis Souverein" w:date="2023-08-21T14:02:00Z">
              <w:rPr>
                <w:lang w:val="en-GB"/>
              </w:rPr>
            </w:rPrChange>
          </w:rPr>
          <w:t xml:space="preserve">  filter(material == "Blood",</w:t>
        </w:r>
      </w:ins>
    </w:p>
    <w:p w14:paraId="55327ECD" w14:textId="77777777" w:rsidR="001E2DEA" w:rsidRPr="001E2DEA" w:rsidRDefault="001E2DEA" w:rsidP="001E2DEA">
      <w:pPr>
        <w:rPr>
          <w:ins w:id="467" w:author="Dennis Souverein" w:date="2023-08-21T14:01:00Z"/>
          <w:rFonts w:ascii="Courier New" w:hAnsi="Courier New" w:cs="Courier New"/>
          <w:b/>
          <w:bCs/>
          <w:sz w:val="20"/>
          <w:szCs w:val="20"/>
          <w:lang w:val="en-GB"/>
          <w:rPrChange w:id="468" w:author="Dennis Souverein" w:date="2023-08-21T14:02:00Z">
            <w:rPr>
              <w:ins w:id="469" w:author="Dennis Souverein" w:date="2023-08-21T14:01:00Z"/>
              <w:lang w:val="en-GB"/>
            </w:rPr>
          </w:rPrChange>
        </w:rPr>
      </w:pPr>
      <w:ins w:id="470" w:author="Dennis Souverein" w:date="2023-08-21T14:01:00Z">
        <w:r w:rsidRPr="001E2DEA">
          <w:rPr>
            <w:rFonts w:ascii="Courier New" w:hAnsi="Courier New" w:cs="Courier New"/>
            <w:b/>
            <w:bCs/>
            <w:sz w:val="20"/>
            <w:szCs w:val="20"/>
            <w:lang w:val="en-GB"/>
            <w:rPrChange w:id="471" w:author="Dennis Souverein" w:date="2023-08-21T14:02:00Z">
              <w:rPr>
                <w:lang w:val="en-GB"/>
              </w:rPr>
            </w:rPrChange>
          </w:rPr>
          <w:t xml:space="preserve">         request_group == "Hospital",</w:t>
        </w:r>
      </w:ins>
    </w:p>
    <w:p w14:paraId="0D3769D9" w14:textId="77777777" w:rsidR="001E2DEA" w:rsidRPr="001E2DEA" w:rsidRDefault="001E2DEA" w:rsidP="001E2DEA">
      <w:pPr>
        <w:rPr>
          <w:ins w:id="472" w:author="Dennis Souverein" w:date="2023-08-21T14:01:00Z"/>
          <w:rFonts w:ascii="Courier New" w:hAnsi="Courier New" w:cs="Courier New"/>
          <w:b/>
          <w:bCs/>
          <w:sz w:val="20"/>
          <w:szCs w:val="20"/>
          <w:lang w:val="en-GB"/>
          <w:rPrChange w:id="473" w:author="Dennis Souverein" w:date="2023-08-21T14:02:00Z">
            <w:rPr>
              <w:ins w:id="474" w:author="Dennis Souverein" w:date="2023-08-21T14:01:00Z"/>
              <w:lang w:val="en-GB"/>
            </w:rPr>
          </w:rPrChange>
        </w:rPr>
      </w:pPr>
      <w:ins w:id="475" w:author="Dennis Souverein" w:date="2023-08-21T14:01:00Z">
        <w:r w:rsidRPr="001E2DEA">
          <w:rPr>
            <w:rFonts w:ascii="Courier New" w:hAnsi="Courier New" w:cs="Courier New"/>
            <w:b/>
            <w:bCs/>
            <w:sz w:val="20"/>
            <w:szCs w:val="20"/>
            <w:lang w:val="en-GB"/>
            <w:rPrChange w:id="476" w:author="Dennis Souverein" w:date="2023-08-21T14:02:00Z">
              <w:rPr>
                <w:lang w:val="en-GB"/>
              </w:rPr>
            </w:rPrChange>
          </w:rPr>
          <w:t xml:space="preserve">         episode == TRUE,</w:t>
        </w:r>
      </w:ins>
    </w:p>
    <w:p w14:paraId="21E473F0" w14:textId="77777777" w:rsidR="001E2DEA" w:rsidRPr="001E2DEA" w:rsidRDefault="001E2DEA" w:rsidP="001E2DEA">
      <w:pPr>
        <w:rPr>
          <w:ins w:id="477" w:author="Dennis Souverein" w:date="2023-08-21T14:01:00Z"/>
          <w:rFonts w:ascii="Courier New" w:hAnsi="Courier New" w:cs="Courier New"/>
          <w:b/>
          <w:bCs/>
          <w:sz w:val="20"/>
          <w:szCs w:val="20"/>
          <w:lang w:val="en-GB"/>
          <w:rPrChange w:id="478" w:author="Dennis Souverein" w:date="2023-08-21T14:02:00Z">
            <w:rPr>
              <w:ins w:id="479" w:author="Dennis Souverein" w:date="2023-08-21T14:01:00Z"/>
              <w:lang w:val="en-GB"/>
            </w:rPr>
          </w:rPrChange>
        </w:rPr>
      </w:pPr>
      <w:ins w:id="480" w:author="Dennis Souverein" w:date="2023-08-21T14:01:00Z">
        <w:r w:rsidRPr="001E2DEA">
          <w:rPr>
            <w:rFonts w:ascii="Courier New" w:hAnsi="Courier New" w:cs="Courier New"/>
            <w:b/>
            <w:bCs/>
            <w:sz w:val="20"/>
            <w:szCs w:val="20"/>
            <w:lang w:val="en-GB"/>
            <w:rPrChange w:id="481" w:author="Dennis Souverein" w:date="2023-08-21T14:02:00Z">
              <w:rPr>
                <w:lang w:val="en-GB"/>
              </w:rPr>
            </w:rPrChange>
          </w:rPr>
          <w:t xml:space="preserve">         Year == 2022) %&gt;%</w:t>
        </w:r>
      </w:ins>
    </w:p>
    <w:p w14:paraId="7C1BCBBA" w14:textId="54408A50" w:rsidR="00BC3EE2" w:rsidRPr="001E2DEA" w:rsidRDefault="001E2DEA" w:rsidP="001E2DEA">
      <w:pPr>
        <w:rPr>
          <w:ins w:id="482" w:author="Dennis Souverein" w:date="2023-08-18T12:09:00Z"/>
          <w:rFonts w:ascii="Courier New" w:hAnsi="Courier New" w:cs="Courier New"/>
          <w:b/>
          <w:bCs/>
          <w:sz w:val="20"/>
          <w:szCs w:val="20"/>
          <w:lang w:val="en-GB"/>
          <w:rPrChange w:id="483" w:author="Dennis Souverein" w:date="2023-08-21T14:02:00Z">
            <w:rPr>
              <w:ins w:id="484" w:author="Dennis Souverein" w:date="2023-08-18T12:09:00Z"/>
              <w:lang w:val="en-GB"/>
            </w:rPr>
          </w:rPrChange>
        </w:rPr>
      </w:pPr>
      <w:ins w:id="485" w:author="Dennis Souverein" w:date="2023-08-21T14:01:00Z">
        <w:r w:rsidRPr="001E2DEA">
          <w:rPr>
            <w:rFonts w:ascii="Courier New" w:hAnsi="Courier New" w:cs="Courier New"/>
            <w:b/>
            <w:bCs/>
            <w:sz w:val="20"/>
            <w:szCs w:val="20"/>
            <w:lang w:val="en-GB"/>
            <w:rPrChange w:id="486" w:author="Dennis Souverein" w:date="2023-08-21T14:02:00Z">
              <w:rPr>
                <w:lang w:val="en-GB"/>
              </w:rPr>
            </w:rPrChange>
          </w:rPr>
          <w:t xml:space="preserve">  select(genus_species, ceftriaxone, aminoglycosides())</w:t>
        </w:r>
      </w:ins>
    </w:p>
    <w:p w14:paraId="179D5D31" w14:textId="77777777" w:rsidR="00BC3EE2" w:rsidRPr="00BC3EE2" w:rsidRDefault="00BC3EE2">
      <w:pPr>
        <w:rPr>
          <w:lang w:val="en-GB"/>
        </w:rPr>
        <w:pPrChange w:id="487" w:author="Dennis Souverein" w:date="2023-08-18T12:09:00Z">
          <w:pPr>
            <w:pStyle w:val="Lijstalinea"/>
            <w:numPr>
              <w:numId w:val="9"/>
            </w:numPr>
            <w:ind w:hanging="360"/>
          </w:pPr>
        </w:pPrChange>
      </w:pPr>
    </w:p>
    <w:p w14:paraId="7B0F87EE" w14:textId="47F8168F" w:rsidR="00C4794A" w:rsidRDefault="00C4794A" w:rsidP="00BE7C3A">
      <w:pPr>
        <w:pStyle w:val="Lijstalinea"/>
        <w:numPr>
          <w:ilvl w:val="0"/>
          <w:numId w:val="9"/>
        </w:numPr>
        <w:rPr>
          <w:ins w:id="488" w:author="Dennis Souverein" w:date="2023-08-18T12:20:00Z"/>
          <w:lang w:val="en-GB"/>
        </w:rPr>
      </w:pPr>
      <w:r w:rsidRPr="006D54B9">
        <w:rPr>
          <w:lang w:val="en-GB"/>
        </w:rPr>
        <w:t>Analy</w:t>
      </w:r>
      <w:r w:rsidR="006D3734">
        <w:rPr>
          <w:lang w:val="en-GB"/>
        </w:rPr>
        <w:t>s</w:t>
      </w:r>
      <w:r w:rsidRPr="006D54B9">
        <w:rPr>
          <w:lang w:val="en-GB"/>
        </w:rPr>
        <w:t xml:space="preserve">e the susceptibility of bacterial isolates </w:t>
      </w:r>
      <w:del w:id="489" w:author="Dennis Souverein" w:date="2023-08-18T12:19:00Z">
        <w:r w:rsidRPr="006D54B9" w:rsidDel="00E96B36">
          <w:rPr>
            <w:lang w:val="en-GB"/>
          </w:rPr>
          <w:delText>to this combination</w:delText>
        </w:r>
      </w:del>
      <w:ins w:id="490" w:author="Dennis Souverein" w:date="2023-08-18T12:19:00Z">
        <w:r w:rsidR="00E96B36">
          <w:rPr>
            <w:lang w:val="en-GB"/>
          </w:rPr>
          <w:t>each antibiot</w:t>
        </w:r>
      </w:ins>
      <w:ins w:id="491" w:author="Dennis Souverein" w:date="2023-08-18T12:20:00Z">
        <w:r w:rsidR="00E96B36">
          <w:rPr>
            <w:lang w:val="en-GB"/>
          </w:rPr>
          <w:t>ic</w:t>
        </w:r>
      </w:ins>
      <w:r w:rsidRPr="006D54B9">
        <w:rPr>
          <w:lang w:val="en-GB"/>
        </w:rPr>
        <w:t>.</w:t>
      </w:r>
    </w:p>
    <w:p w14:paraId="1AD89477" w14:textId="77777777" w:rsidR="003954E4" w:rsidRDefault="003954E4" w:rsidP="00E96B36">
      <w:pPr>
        <w:rPr>
          <w:ins w:id="492" w:author="Dennis Souverein" w:date="2023-08-21T14:03:00Z"/>
          <w:rFonts w:ascii="Courier New" w:hAnsi="Courier New" w:cs="Courier New"/>
          <w:b/>
          <w:bCs/>
          <w:sz w:val="20"/>
          <w:szCs w:val="20"/>
          <w:lang w:val="en-GB"/>
        </w:rPr>
      </w:pPr>
    </w:p>
    <w:p w14:paraId="60BCD5DB" w14:textId="1A67CAB7" w:rsidR="00E96B36" w:rsidRPr="003954E4" w:rsidRDefault="003954E4" w:rsidP="00E96B36">
      <w:pPr>
        <w:rPr>
          <w:ins w:id="493" w:author="Dennis Souverein" w:date="2023-08-18T12:20:00Z"/>
          <w:rFonts w:ascii="Courier New" w:hAnsi="Courier New" w:cs="Courier New"/>
          <w:b/>
          <w:bCs/>
          <w:sz w:val="20"/>
          <w:szCs w:val="20"/>
          <w:lang w:val="en-GB"/>
          <w:rPrChange w:id="494" w:author="Dennis Souverein" w:date="2023-08-21T14:03:00Z">
            <w:rPr>
              <w:ins w:id="495" w:author="Dennis Souverein" w:date="2023-08-18T12:20:00Z"/>
              <w:lang w:val="en-GB"/>
            </w:rPr>
          </w:rPrChange>
        </w:rPr>
      </w:pPr>
      <w:ins w:id="496" w:author="Dennis Souverein" w:date="2023-08-21T14:03:00Z">
        <w:r w:rsidRPr="003954E4">
          <w:rPr>
            <w:rFonts w:ascii="Courier New" w:hAnsi="Courier New" w:cs="Courier New"/>
            <w:b/>
            <w:bCs/>
            <w:sz w:val="20"/>
            <w:szCs w:val="20"/>
            <w:lang w:val="en-GB"/>
            <w:rPrChange w:id="497" w:author="Dennis Souverein" w:date="2023-08-21T14:03:00Z">
              <w:rPr>
                <w:lang w:val="en-GB"/>
              </w:rPr>
            </w:rPrChange>
          </w:rPr>
          <w:t>antibiogram(isolates_3_1)</w:t>
        </w:r>
      </w:ins>
    </w:p>
    <w:p w14:paraId="3E0F9DB0" w14:textId="77777777" w:rsidR="00E96B36" w:rsidRPr="00E96B36" w:rsidRDefault="00E96B36">
      <w:pPr>
        <w:rPr>
          <w:lang w:val="en-GB"/>
        </w:rPr>
        <w:pPrChange w:id="498" w:author="Dennis Souverein" w:date="2023-08-18T12:20:00Z">
          <w:pPr>
            <w:pStyle w:val="Lijstalinea"/>
            <w:numPr>
              <w:numId w:val="9"/>
            </w:numPr>
            <w:ind w:hanging="360"/>
          </w:pPr>
        </w:pPrChange>
      </w:pPr>
    </w:p>
    <w:p w14:paraId="1DDEACC0" w14:textId="77777777" w:rsidR="00C4794A" w:rsidRDefault="00C4794A" w:rsidP="00BE7C3A">
      <w:pPr>
        <w:pStyle w:val="Lijstalinea"/>
        <w:numPr>
          <w:ilvl w:val="0"/>
          <w:numId w:val="9"/>
        </w:numPr>
        <w:rPr>
          <w:ins w:id="499" w:author="Dennis Souverein" w:date="2023-08-18T12:20:00Z"/>
          <w:lang w:val="en-GB"/>
        </w:rPr>
      </w:pPr>
      <w:r w:rsidRPr="006D54B9">
        <w:rPr>
          <w:lang w:val="en-GB"/>
        </w:rPr>
        <w:t>Calculate the empirical coverage, which is the proportion of isolates susceptible to both ceftriaxone and the specific aminoglycoside(s).</w:t>
      </w:r>
    </w:p>
    <w:p w14:paraId="11D3E59A" w14:textId="77777777" w:rsidR="00E96B36" w:rsidRDefault="00E96B36" w:rsidP="00E96B36">
      <w:pPr>
        <w:rPr>
          <w:ins w:id="500" w:author="Dennis Souverein" w:date="2023-08-18T12:20:00Z"/>
          <w:lang w:val="en-GB"/>
        </w:rPr>
      </w:pPr>
    </w:p>
    <w:p w14:paraId="2D0F770E" w14:textId="77777777" w:rsidR="003954E4" w:rsidRPr="003954E4" w:rsidRDefault="003954E4" w:rsidP="003954E4">
      <w:pPr>
        <w:rPr>
          <w:ins w:id="501" w:author="Dennis Souverein" w:date="2023-08-21T14:03:00Z"/>
          <w:rFonts w:ascii="Courier New" w:hAnsi="Courier New" w:cs="Courier New"/>
          <w:b/>
          <w:bCs/>
          <w:sz w:val="20"/>
          <w:szCs w:val="20"/>
          <w:lang w:val="en-GB"/>
          <w:rPrChange w:id="502" w:author="Dennis Souverein" w:date="2023-08-21T14:04:00Z">
            <w:rPr>
              <w:ins w:id="503" w:author="Dennis Souverein" w:date="2023-08-21T14:03:00Z"/>
              <w:lang w:val="en-GB"/>
            </w:rPr>
          </w:rPrChange>
        </w:rPr>
      </w:pPr>
      <w:ins w:id="504" w:author="Dennis Souverein" w:date="2023-08-21T14:03:00Z">
        <w:r w:rsidRPr="003954E4">
          <w:rPr>
            <w:rFonts w:ascii="Courier New" w:hAnsi="Courier New" w:cs="Courier New"/>
            <w:b/>
            <w:bCs/>
            <w:sz w:val="20"/>
            <w:szCs w:val="20"/>
            <w:lang w:val="en-GB"/>
            <w:rPrChange w:id="505" w:author="Dennis Souverein" w:date="2023-08-21T14:04:00Z">
              <w:rPr>
                <w:lang w:val="en-GB"/>
              </w:rPr>
            </w:rPrChange>
          </w:rPr>
          <w:t>antibiogram(isolates_3_1,</w:t>
        </w:r>
      </w:ins>
    </w:p>
    <w:p w14:paraId="45572CA7" w14:textId="77777777" w:rsidR="003954E4" w:rsidRPr="003954E4" w:rsidRDefault="003954E4" w:rsidP="003954E4">
      <w:pPr>
        <w:rPr>
          <w:ins w:id="506" w:author="Dennis Souverein" w:date="2023-08-21T14:03:00Z"/>
          <w:rFonts w:ascii="Courier New" w:hAnsi="Courier New" w:cs="Courier New"/>
          <w:b/>
          <w:bCs/>
          <w:sz w:val="20"/>
          <w:szCs w:val="20"/>
          <w:lang w:val="en-GB"/>
          <w:rPrChange w:id="507" w:author="Dennis Souverein" w:date="2023-08-21T14:04:00Z">
            <w:rPr>
              <w:ins w:id="508" w:author="Dennis Souverein" w:date="2023-08-21T14:03:00Z"/>
              <w:lang w:val="en-GB"/>
            </w:rPr>
          </w:rPrChange>
        </w:rPr>
      </w:pPr>
      <w:ins w:id="509" w:author="Dennis Souverein" w:date="2023-08-21T14:03:00Z">
        <w:r w:rsidRPr="003954E4">
          <w:rPr>
            <w:rFonts w:ascii="Courier New" w:hAnsi="Courier New" w:cs="Courier New"/>
            <w:b/>
            <w:bCs/>
            <w:sz w:val="20"/>
            <w:szCs w:val="20"/>
            <w:lang w:val="en-GB"/>
            <w:rPrChange w:id="510" w:author="Dennis Souverein" w:date="2023-08-21T14:04:00Z">
              <w:rPr>
                <w:lang w:val="en-GB"/>
              </w:rPr>
            </w:rPrChange>
          </w:rPr>
          <w:t xml:space="preserve">            antibiotics = c("ceftriaxone + amikacin", "ceftriaxone + gentamicin", "ceftriaxone + kanamycin", "ceftriaxone + tobramycin"),</w:t>
        </w:r>
      </w:ins>
    </w:p>
    <w:p w14:paraId="43E09813" w14:textId="3C58D0F8" w:rsidR="00E96B36" w:rsidRPr="003954E4" w:rsidRDefault="003954E4" w:rsidP="003954E4">
      <w:pPr>
        <w:rPr>
          <w:ins w:id="511" w:author="Dennis Souverein" w:date="2023-08-21T14:03:00Z"/>
          <w:rFonts w:ascii="Courier New" w:hAnsi="Courier New" w:cs="Courier New"/>
          <w:b/>
          <w:bCs/>
          <w:sz w:val="20"/>
          <w:szCs w:val="20"/>
          <w:lang w:val="en-GB"/>
          <w:rPrChange w:id="512" w:author="Dennis Souverein" w:date="2023-08-21T14:04:00Z">
            <w:rPr>
              <w:ins w:id="513" w:author="Dennis Souverein" w:date="2023-08-21T14:03:00Z"/>
              <w:lang w:val="en-GB"/>
            </w:rPr>
          </w:rPrChange>
        </w:rPr>
      </w:pPr>
      <w:ins w:id="514" w:author="Dennis Souverein" w:date="2023-08-21T14:03:00Z">
        <w:r w:rsidRPr="003954E4">
          <w:rPr>
            <w:rFonts w:ascii="Courier New" w:hAnsi="Courier New" w:cs="Courier New"/>
            <w:b/>
            <w:bCs/>
            <w:sz w:val="20"/>
            <w:szCs w:val="20"/>
            <w:lang w:val="en-GB"/>
            <w:rPrChange w:id="515" w:author="Dennis Souverein" w:date="2023-08-21T14:04:00Z">
              <w:rPr>
                <w:lang w:val="en-GB"/>
              </w:rPr>
            </w:rPrChange>
          </w:rPr>
          <w:t xml:space="preserve">            only_all_tested = TRUE)</w:t>
        </w:r>
      </w:ins>
    </w:p>
    <w:p w14:paraId="1F0107AB" w14:textId="77777777" w:rsidR="003954E4" w:rsidRPr="00E96B36" w:rsidRDefault="003954E4">
      <w:pPr>
        <w:rPr>
          <w:lang w:val="en-GB"/>
        </w:rPr>
        <w:pPrChange w:id="516" w:author="Dennis Souverein" w:date="2023-08-18T12:20:00Z">
          <w:pPr>
            <w:pStyle w:val="Lijstalinea"/>
            <w:numPr>
              <w:numId w:val="9"/>
            </w:numPr>
            <w:ind w:hanging="360"/>
          </w:pPr>
        </w:pPrChange>
      </w:pPr>
    </w:p>
    <w:p w14:paraId="0295FBD3" w14:textId="77777777" w:rsidR="00C4794A" w:rsidRPr="006D54B9" w:rsidRDefault="00C4794A" w:rsidP="00BE7C3A">
      <w:pPr>
        <w:pStyle w:val="Lijstalinea"/>
        <w:numPr>
          <w:ilvl w:val="0"/>
          <w:numId w:val="9"/>
        </w:numPr>
        <w:rPr>
          <w:lang w:val="en-GB"/>
        </w:rPr>
      </w:pPr>
      <w:r w:rsidRPr="006D54B9">
        <w:rPr>
          <w:lang w:val="en-GB"/>
        </w:rPr>
        <w:t>Interpret the coverage results, discuss the potential effectiveness of this antibiotic combination, and consider implications for clinical practice.</w:t>
      </w:r>
    </w:p>
    <w:p w14:paraId="382B31BA" w14:textId="1C87CB59" w:rsidR="00B350C7" w:rsidRPr="00C4794A" w:rsidRDefault="00B350C7" w:rsidP="00B350C7">
      <w:pPr>
        <w:pStyle w:val="Kop3"/>
        <w:rPr>
          <w:lang w:val="en-GB"/>
        </w:rPr>
      </w:pPr>
      <w:r w:rsidRPr="00C4794A">
        <w:rPr>
          <w:lang w:val="en-GB"/>
        </w:rPr>
        <w:t xml:space="preserve">Assignment </w:t>
      </w:r>
      <w:r>
        <w:rPr>
          <w:lang w:val="en-GB"/>
        </w:rPr>
        <w:t>#</w:t>
      </w:r>
      <w:r w:rsidR="00FF4A3D">
        <w:rPr>
          <w:lang w:val="en-GB"/>
        </w:rPr>
        <w:t>4</w:t>
      </w:r>
      <w:r w:rsidRPr="00C4794A">
        <w:rPr>
          <w:lang w:val="en-GB"/>
        </w:rPr>
        <w:t xml:space="preserve">: </w:t>
      </w:r>
      <w:r>
        <w:rPr>
          <w:lang w:val="en-GB"/>
        </w:rPr>
        <w:t>Survival Analysis (Kaplan-Meier) of</w:t>
      </w:r>
      <w:r w:rsidR="00124FB5">
        <w:rPr>
          <w:lang w:val="en-GB"/>
        </w:rPr>
        <w:t xml:space="preserve"> </w:t>
      </w:r>
      <w:del w:id="517" w:author="Dennis Souverein" w:date="2023-08-21T14:18:00Z">
        <w:r w:rsidR="00124FB5" w:rsidDel="00060029">
          <w:rPr>
            <w:lang w:val="en-GB"/>
          </w:rPr>
          <w:delText>First</w:delText>
        </w:r>
        <w:r w:rsidDel="00060029">
          <w:rPr>
            <w:lang w:val="en-GB"/>
          </w:rPr>
          <w:delText xml:space="preserve"> </w:delText>
        </w:r>
      </w:del>
      <w:r w:rsidRPr="00B350C7">
        <w:rPr>
          <w:i/>
          <w:iCs/>
          <w:lang w:val="en-GB"/>
        </w:rPr>
        <w:t>S</w:t>
      </w:r>
      <w:r w:rsidR="00FF4A3D">
        <w:rPr>
          <w:i/>
          <w:iCs/>
          <w:lang w:val="en-GB"/>
        </w:rPr>
        <w:t>taphylococcus</w:t>
      </w:r>
      <w:r w:rsidRPr="00B350C7">
        <w:rPr>
          <w:i/>
          <w:iCs/>
          <w:lang w:val="en-GB"/>
        </w:rPr>
        <w:t xml:space="preserve"> aureus</w:t>
      </w:r>
      <w:r>
        <w:rPr>
          <w:lang w:val="en-GB"/>
        </w:rPr>
        <w:t xml:space="preserve"> Bacteraemia </w:t>
      </w:r>
      <w:del w:id="518" w:author="Dennis Souverein" w:date="2023-08-21T14:31:00Z">
        <w:r w:rsidR="00124FB5" w:rsidDel="007B6086">
          <w:rPr>
            <w:lang w:val="en-GB"/>
          </w:rPr>
          <w:delText>Episode</w:delText>
        </w:r>
        <w:r w:rsidR="00FF4A3D" w:rsidDel="007B6086">
          <w:rPr>
            <w:lang w:val="en-GB"/>
          </w:rPr>
          <w:delText>s</w:delText>
        </w:r>
        <w:r w:rsidR="00124FB5" w:rsidDel="007B6086">
          <w:rPr>
            <w:lang w:val="en-GB"/>
          </w:rPr>
          <w:delText xml:space="preserve"> </w:delText>
        </w:r>
      </w:del>
      <w:r w:rsidR="00124FB5">
        <w:rPr>
          <w:lang w:val="en-GB"/>
        </w:rPr>
        <w:t>Per Age Group</w:t>
      </w:r>
    </w:p>
    <w:p w14:paraId="6C1F7DA4" w14:textId="77777777" w:rsidR="00B350C7" w:rsidRPr="00C4794A" w:rsidRDefault="00B350C7" w:rsidP="00B350C7">
      <w:pPr>
        <w:pStyle w:val="Kop4"/>
        <w:rPr>
          <w:lang w:val="en-GB"/>
        </w:rPr>
      </w:pPr>
      <w:r w:rsidRPr="00C4794A">
        <w:rPr>
          <w:lang w:val="en-GB"/>
        </w:rPr>
        <w:t>Objective</w:t>
      </w:r>
    </w:p>
    <w:p w14:paraId="0F23EAF3" w14:textId="37B4416E" w:rsidR="00B350C7" w:rsidDel="007B6086" w:rsidRDefault="007B6086" w:rsidP="00B350C7">
      <w:pPr>
        <w:pStyle w:val="Kop4"/>
        <w:rPr>
          <w:del w:id="519" w:author="Dennis Souverein" w:date="2023-08-21T14:17:00Z"/>
          <w:rFonts w:asciiTheme="minorHAnsi" w:hAnsiTheme="minorHAnsi" w:cstheme="minorHAnsi"/>
          <w:i w:val="0"/>
          <w:iCs w:val="0"/>
          <w:color w:val="auto"/>
          <w:lang w:val="en-GB"/>
        </w:rPr>
      </w:pPr>
      <w:ins w:id="520" w:author="Dennis Souverein" w:date="2023-08-21T14:33:00Z">
        <w:r w:rsidRPr="007B6086">
          <w:rPr>
            <w:rFonts w:asciiTheme="minorHAnsi" w:hAnsiTheme="minorHAnsi" w:cstheme="minorHAnsi"/>
            <w:i w:val="0"/>
            <w:iCs w:val="0"/>
            <w:color w:val="auto"/>
            <w:lang w:val="en-GB"/>
          </w:rPr>
          <w:t>The objective of this assignment is to conduct a survival analysis using Kaplan-Meier survival curves to investigate the survival patterns of patients diagnosed with Staphylococcus aureus bacteraemia across different age groups. The analysis aims to explore how age impacts the time-to-event distribution, providing insights into the disease's progression and its association with age. By accomplishing this objective, the assignment aims to contribute to a better understanding of the disease's epidemiology and its implications for clinical management.</w:t>
        </w:r>
      </w:ins>
      <w:del w:id="521" w:author="Dennis Souverein" w:date="2023-08-21T14:17:00Z">
        <w:r w:rsidR="00B350C7" w:rsidRPr="00C4794A" w:rsidDel="009D33C4">
          <w:rPr>
            <w:lang w:val="en-GB"/>
          </w:rPr>
          <w:delText>In this assignment, we will assess the empirical coverage of the antibiotic combination of ceftriaxone and different aminoglycosides for treating septic patients in the year 2022. Understanding the coverage of this combination is crucial for guiding treatment decisions.</w:delText>
        </w:r>
        <w:r w:rsidR="00B350C7" w:rsidDel="009D33C4">
          <w:rPr>
            <w:lang w:val="en-GB"/>
          </w:rPr>
          <w:delText xml:space="preserve"> Also, determining empiric coverage is essential for AMS (antimicrobial stewardship) programs that are most often in place in hospitals. This assignment aims at providing you with the skills to determine this yourself, for your own institution.</w:delText>
        </w:r>
      </w:del>
    </w:p>
    <w:p w14:paraId="6F7EAF37" w14:textId="77777777" w:rsidR="007B6086" w:rsidRPr="007B6086" w:rsidRDefault="007B6086" w:rsidP="007B6086">
      <w:pPr>
        <w:rPr>
          <w:ins w:id="522" w:author="Dennis Souverein" w:date="2023-08-21T14:33:00Z"/>
          <w:lang w:val="en-GB"/>
        </w:rPr>
      </w:pPr>
    </w:p>
    <w:p w14:paraId="6FF9352E" w14:textId="196B3F46" w:rsidR="00B350C7" w:rsidRPr="00C4794A" w:rsidDel="009D33C4" w:rsidRDefault="00B350C7" w:rsidP="00B350C7">
      <w:pPr>
        <w:rPr>
          <w:del w:id="523" w:author="Dennis Souverein" w:date="2023-08-21T14:17:00Z"/>
          <w:lang w:val="en-GB"/>
        </w:rPr>
      </w:pPr>
      <w:del w:id="524" w:author="Dennis Souverein" w:date="2023-08-21T14:17:00Z">
        <w:r w:rsidDel="009D33C4">
          <w:rPr>
            <w:lang w:val="en-GB"/>
          </w:rPr>
          <w:delText>We will apply the knowledge gained from the first two assignments.</w:delText>
        </w:r>
      </w:del>
    </w:p>
    <w:p w14:paraId="467A1BCC" w14:textId="77777777" w:rsidR="00B350C7" w:rsidRPr="00C4794A" w:rsidRDefault="00B350C7" w:rsidP="00B350C7">
      <w:pPr>
        <w:pStyle w:val="Kop4"/>
        <w:rPr>
          <w:lang w:val="en-GB"/>
        </w:rPr>
      </w:pPr>
      <w:r w:rsidRPr="00C4794A">
        <w:rPr>
          <w:lang w:val="en-GB"/>
        </w:rPr>
        <w:t>Guidance</w:t>
      </w:r>
    </w:p>
    <w:p w14:paraId="3ACE5881" w14:textId="64E09387" w:rsidR="0059497A" w:rsidRDefault="00751995" w:rsidP="00751995">
      <w:pPr>
        <w:pStyle w:val="Lijstalinea"/>
        <w:numPr>
          <w:ilvl w:val="0"/>
          <w:numId w:val="10"/>
        </w:numPr>
        <w:rPr>
          <w:ins w:id="525" w:author="Dennis Souverein" w:date="2023-08-21T14:40:00Z"/>
          <w:lang w:val="en-GB"/>
        </w:rPr>
      </w:pPr>
      <w:ins w:id="526" w:author="Dennis Souverein" w:date="2023-08-21T14:40:00Z">
        <w:r>
          <w:rPr>
            <w:lang w:val="en-GB"/>
          </w:rPr>
          <w:t>Load the dataset using the function below</w:t>
        </w:r>
      </w:ins>
    </w:p>
    <w:p w14:paraId="5E4E4654" w14:textId="77777777" w:rsidR="00751995" w:rsidRDefault="00751995" w:rsidP="00751995">
      <w:pPr>
        <w:rPr>
          <w:ins w:id="527" w:author="Dennis Souverein" w:date="2023-08-21T14:40:00Z"/>
          <w:lang w:val="en-GB"/>
        </w:rPr>
      </w:pPr>
    </w:p>
    <w:p w14:paraId="065C6B59" w14:textId="7B68E507" w:rsidR="00751995" w:rsidRDefault="00751995" w:rsidP="00751995">
      <w:pPr>
        <w:rPr>
          <w:ins w:id="528" w:author="Dennis Souverein" w:date="2023-08-21T14:42:00Z"/>
          <w:rFonts w:ascii="Courier New" w:hAnsi="Courier New" w:cs="Courier New"/>
          <w:b/>
          <w:bCs/>
          <w:sz w:val="20"/>
          <w:szCs w:val="20"/>
          <w:lang w:val="en-GB"/>
        </w:rPr>
      </w:pPr>
      <w:ins w:id="529" w:author="Dennis Souverein" w:date="2023-08-21T14:40:00Z">
        <w:r w:rsidRPr="00751995">
          <w:rPr>
            <w:rFonts w:ascii="Courier New" w:hAnsi="Courier New" w:cs="Courier New"/>
            <w:b/>
            <w:bCs/>
            <w:sz w:val="20"/>
            <w:szCs w:val="20"/>
            <w:lang w:val="en-GB"/>
            <w:rPrChange w:id="530" w:author="Dennis Souverein" w:date="2023-08-21T14:40:00Z">
              <w:rPr>
                <w:lang w:val="en-GB"/>
              </w:rPr>
            </w:rPrChange>
          </w:rPr>
          <w:t>KM_aureus &lt;- read_rds("input/eucic/km_merged.rds")</w:t>
        </w:r>
      </w:ins>
    </w:p>
    <w:p w14:paraId="0C42883F" w14:textId="77777777" w:rsidR="00751995" w:rsidRDefault="00751995" w:rsidP="00751995">
      <w:pPr>
        <w:rPr>
          <w:ins w:id="531" w:author="Dennis Souverein" w:date="2023-08-21T14:42:00Z"/>
          <w:rFonts w:ascii="Courier New" w:hAnsi="Courier New" w:cs="Courier New"/>
          <w:b/>
          <w:bCs/>
          <w:sz w:val="20"/>
          <w:szCs w:val="20"/>
          <w:lang w:val="en-GB"/>
        </w:rPr>
      </w:pPr>
    </w:p>
    <w:p w14:paraId="65C8936D" w14:textId="52F5515F" w:rsidR="00751995" w:rsidRPr="00751995" w:rsidRDefault="00751995" w:rsidP="00751995">
      <w:pPr>
        <w:pStyle w:val="Lijstalinea"/>
        <w:numPr>
          <w:ilvl w:val="0"/>
          <w:numId w:val="10"/>
        </w:numPr>
        <w:rPr>
          <w:ins w:id="532" w:author="Dennis Souverein" w:date="2023-08-21T14:45:00Z"/>
          <w:lang w:val="en-GB"/>
        </w:rPr>
      </w:pPr>
      <w:ins w:id="533" w:author="Dennis Souverein" w:date="2023-08-21T14:43:00Z">
        <w:r>
          <w:rPr>
            <w:lang w:val="en-GB"/>
          </w:rPr>
          <w:t xml:space="preserve">Perform a </w:t>
        </w:r>
      </w:ins>
      <w:ins w:id="534" w:author="Dennis Souverein" w:date="2023-08-21T14:44:00Z">
        <w:r>
          <w:rPr>
            <w:lang w:val="en-GB"/>
          </w:rPr>
          <w:t xml:space="preserve">descriptive analysis on the dataset. How many people survived (status = 0) and how many </w:t>
        </w:r>
      </w:ins>
      <w:ins w:id="535" w:author="Dennis Souverein" w:date="2023-08-21T16:50:00Z">
        <w:r w:rsidR="00574251">
          <w:rPr>
            <w:lang w:val="en-GB"/>
          </w:rPr>
          <w:t xml:space="preserve">deceased </w:t>
        </w:r>
      </w:ins>
      <w:ins w:id="536" w:author="Dennis Souverein" w:date="2023-08-21T15:26:00Z">
        <w:r w:rsidR="002B2BD2">
          <w:rPr>
            <w:lang w:val="en-GB"/>
          </w:rPr>
          <w:t xml:space="preserve"> (status = 1)</w:t>
        </w:r>
      </w:ins>
      <w:ins w:id="537" w:author="Dennis Souverein" w:date="2023-08-21T14:45:00Z">
        <w:r>
          <w:rPr>
            <w:lang w:val="en-GB"/>
          </w:rPr>
          <w:t xml:space="preserve"> the </w:t>
        </w:r>
        <w:r w:rsidRPr="007B6086">
          <w:rPr>
            <w:rFonts w:cstheme="minorHAnsi"/>
            <w:lang w:val="en-GB"/>
          </w:rPr>
          <w:t>Staphylococcus aureus bacteraemia</w:t>
        </w:r>
        <w:r>
          <w:rPr>
            <w:rFonts w:cstheme="minorHAnsi"/>
            <w:lang w:val="en-GB"/>
          </w:rPr>
          <w:t xml:space="preserve"> per age group?</w:t>
        </w:r>
      </w:ins>
    </w:p>
    <w:p w14:paraId="323B04C9" w14:textId="77777777" w:rsidR="00751995" w:rsidRDefault="00751995" w:rsidP="00751995">
      <w:pPr>
        <w:rPr>
          <w:ins w:id="538" w:author="Dennis Souverein" w:date="2023-08-21T16:51:00Z"/>
          <w:lang w:val="en-GB"/>
        </w:rPr>
      </w:pPr>
    </w:p>
    <w:p w14:paraId="37DB32A2" w14:textId="77777777" w:rsidR="00574251" w:rsidRPr="00574251" w:rsidRDefault="00574251" w:rsidP="00574251">
      <w:pPr>
        <w:rPr>
          <w:ins w:id="539" w:author="Dennis Souverein" w:date="2023-08-21T16:51:00Z"/>
          <w:rFonts w:ascii="Courier New" w:hAnsi="Courier New" w:cs="Courier New"/>
          <w:b/>
          <w:bCs/>
          <w:sz w:val="20"/>
          <w:szCs w:val="20"/>
          <w:lang w:val="en-GB"/>
          <w:rPrChange w:id="540" w:author="Dennis Souverein" w:date="2023-08-21T16:51:00Z">
            <w:rPr>
              <w:ins w:id="541" w:author="Dennis Souverein" w:date="2023-08-21T16:51:00Z"/>
              <w:lang w:val="en-GB"/>
            </w:rPr>
          </w:rPrChange>
        </w:rPr>
      </w:pPr>
      <w:ins w:id="542" w:author="Dennis Souverein" w:date="2023-08-21T16:51:00Z">
        <w:r w:rsidRPr="00574251">
          <w:rPr>
            <w:rFonts w:ascii="Courier New" w:hAnsi="Courier New" w:cs="Courier New"/>
            <w:b/>
            <w:bCs/>
            <w:sz w:val="20"/>
            <w:szCs w:val="20"/>
            <w:lang w:val="en-GB"/>
            <w:rPrChange w:id="543" w:author="Dennis Souverein" w:date="2023-08-21T16:51:00Z">
              <w:rPr>
                <w:lang w:val="en-GB"/>
              </w:rPr>
            </w:rPrChange>
          </w:rPr>
          <w:t>sum_aureus_bact &lt;- KM_aureus %&gt;%</w:t>
        </w:r>
      </w:ins>
    </w:p>
    <w:p w14:paraId="6F3253AE" w14:textId="77777777" w:rsidR="00574251" w:rsidRPr="00574251" w:rsidRDefault="00574251" w:rsidP="00574251">
      <w:pPr>
        <w:rPr>
          <w:ins w:id="544" w:author="Dennis Souverein" w:date="2023-08-21T16:51:00Z"/>
          <w:rFonts w:ascii="Courier New" w:hAnsi="Courier New" w:cs="Courier New"/>
          <w:b/>
          <w:bCs/>
          <w:sz w:val="20"/>
          <w:szCs w:val="20"/>
          <w:lang w:val="en-GB"/>
          <w:rPrChange w:id="545" w:author="Dennis Souverein" w:date="2023-08-21T16:51:00Z">
            <w:rPr>
              <w:ins w:id="546" w:author="Dennis Souverein" w:date="2023-08-21T16:51:00Z"/>
              <w:lang w:val="en-GB"/>
            </w:rPr>
          </w:rPrChange>
        </w:rPr>
      </w:pPr>
      <w:ins w:id="547" w:author="Dennis Souverein" w:date="2023-08-21T16:51:00Z">
        <w:r w:rsidRPr="00574251">
          <w:rPr>
            <w:rFonts w:ascii="Courier New" w:hAnsi="Courier New" w:cs="Courier New"/>
            <w:b/>
            <w:bCs/>
            <w:sz w:val="20"/>
            <w:szCs w:val="20"/>
            <w:lang w:val="en-GB"/>
            <w:rPrChange w:id="548" w:author="Dennis Souverein" w:date="2023-08-21T16:51:00Z">
              <w:rPr>
                <w:lang w:val="en-GB"/>
              </w:rPr>
            </w:rPrChange>
          </w:rPr>
          <w:t xml:space="preserve">  group_by(status, age_group) %&gt;%</w:t>
        </w:r>
      </w:ins>
    </w:p>
    <w:p w14:paraId="49A5C36B" w14:textId="78C12A73" w:rsidR="00574251" w:rsidRPr="00574251" w:rsidRDefault="00574251" w:rsidP="00574251">
      <w:pPr>
        <w:rPr>
          <w:ins w:id="549" w:author="Dennis Souverein" w:date="2023-08-21T14:50:00Z"/>
          <w:rFonts w:ascii="Courier New" w:hAnsi="Courier New" w:cs="Courier New"/>
          <w:b/>
          <w:bCs/>
          <w:sz w:val="20"/>
          <w:szCs w:val="20"/>
          <w:lang w:val="en-GB"/>
          <w:rPrChange w:id="550" w:author="Dennis Souverein" w:date="2023-08-21T16:51:00Z">
            <w:rPr>
              <w:ins w:id="551" w:author="Dennis Souverein" w:date="2023-08-21T14:50:00Z"/>
              <w:lang w:val="en-GB"/>
            </w:rPr>
          </w:rPrChange>
        </w:rPr>
      </w:pPr>
      <w:ins w:id="552" w:author="Dennis Souverein" w:date="2023-08-21T16:51:00Z">
        <w:r w:rsidRPr="00574251">
          <w:rPr>
            <w:rFonts w:ascii="Courier New" w:hAnsi="Courier New" w:cs="Courier New"/>
            <w:b/>
            <w:bCs/>
            <w:sz w:val="20"/>
            <w:szCs w:val="20"/>
            <w:lang w:val="en-GB"/>
            <w:rPrChange w:id="553" w:author="Dennis Souverein" w:date="2023-08-21T16:51:00Z">
              <w:rPr>
                <w:lang w:val="en-GB"/>
              </w:rPr>
            </w:rPrChange>
          </w:rPr>
          <w:t xml:space="preserve">  count()</w:t>
        </w:r>
      </w:ins>
    </w:p>
    <w:p w14:paraId="1B84945E" w14:textId="77777777" w:rsidR="006922BC" w:rsidRDefault="006922BC" w:rsidP="00751995">
      <w:pPr>
        <w:rPr>
          <w:ins w:id="554" w:author="Dennis Souverein" w:date="2023-08-21T14:45:00Z"/>
          <w:lang w:val="en-GB"/>
        </w:rPr>
      </w:pPr>
    </w:p>
    <w:p w14:paraId="6717D9F0" w14:textId="1854FC2C" w:rsidR="00751995" w:rsidRPr="00751995" w:rsidRDefault="00751995" w:rsidP="00751995">
      <w:pPr>
        <w:pStyle w:val="Lijstalinea"/>
        <w:numPr>
          <w:ilvl w:val="0"/>
          <w:numId w:val="10"/>
        </w:numPr>
        <w:rPr>
          <w:ins w:id="555" w:author="Dennis Souverein" w:date="2023-08-21T14:47:00Z"/>
          <w:lang w:val="en-GB"/>
        </w:rPr>
      </w:pPr>
      <w:ins w:id="556" w:author="Dennis Souverein" w:date="2023-08-21T14:46:00Z">
        <w:r>
          <w:rPr>
            <w:lang w:val="en-GB"/>
          </w:rPr>
          <w:t xml:space="preserve">Create a Kaplan Meijer curve for the </w:t>
        </w:r>
        <w:r w:rsidRPr="007B6086">
          <w:rPr>
            <w:rFonts w:cstheme="minorHAnsi"/>
            <w:lang w:val="en-GB"/>
          </w:rPr>
          <w:t>Staphylococcus aureus bacteraemia</w:t>
        </w:r>
        <w:r>
          <w:rPr>
            <w:rFonts w:cstheme="minorHAnsi"/>
            <w:lang w:val="en-GB"/>
          </w:rPr>
          <w:t xml:space="preserve"> survival per age group and perform a log-rank statistic in order to </w:t>
        </w:r>
      </w:ins>
      <w:ins w:id="557" w:author="Dennis Souverein" w:date="2023-08-21T14:47:00Z">
        <w:r>
          <w:rPr>
            <w:rFonts w:cstheme="minorHAnsi"/>
            <w:lang w:val="en-GB"/>
          </w:rPr>
          <w:t>test for statistical difference</w:t>
        </w:r>
      </w:ins>
      <w:ins w:id="558" w:author="Dennis Souverein" w:date="2023-08-21T15:26:00Z">
        <w:r w:rsidR="002B2BD2">
          <w:rPr>
            <w:rFonts w:cstheme="minorHAnsi"/>
            <w:lang w:val="en-GB"/>
          </w:rPr>
          <w:t>s</w:t>
        </w:r>
      </w:ins>
      <w:ins w:id="559" w:author="Dennis Souverein" w:date="2023-08-21T14:47:00Z">
        <w:r>
          <w:rPr>
            <w:rFonts w:cstheme="minorHAnsi"/>
            <w:lang w:val="en-GB"/>
          </w:rPr>
          <w:t>.</w:t>
        </w:r>
      </w:ins>
    </w:p>
    <w:p w14:paraId="7809AAEB" w14:textId="77777777" w:rsidR="00574251" w:rsidRPr="00574251" w:rsidRDefault="00574251" w:rsidP="00574251">
      <w:pPr>
        <w:rPr>
          <w:ins w:id="560" w:author="Dennis Souverein" w:date="2023-08-21T16:53:00Z"/>
          <w:rFonts w:ascii="Courier New" w:hAnsi="Courier New" w:cs="Courier New"/>
          <w:b/>
          <w:bCs/>
          <w:sz w:val="20"/>
          <w:szCs w:val="20"/>
          <w:lang w:val="en-GB"/>
        </w:rPr>
      </w:pPr>
    </w:p>
    <w:p w14:paraId="25EEE173" w14:textId="77777777" w:rsidR="00574251" w:rsidRPr="00574251" w:rsidRDefault="00574251" w:rsidP="00574251">
      <w:pPr>
        <w:rPr>
          <w:ins w:id="561" w:author="Dennis Souverein" w:date="2023-08-21T16:53:00Z"/>
          <w:rFonts w:ascii="Courier New" w:hAnsi="Courier New" w:cs="Courier New"/>
          <w:b/>
          <w:bCs/>
          <w:sz w:val="20"/>
          <w:szCs w:val="20"/>
          <w:lang w:val="en-GB"/>
        </w:rPr>
      </w:pPr>
      <w:ins w:id="562" w:author="Dennis Souverein" w:date="2023-08-21T16:53:00Z">
        <w:r w:rsidRPr="00574251">
          <w:rPr>
            <w:rFonts w:ascii="Courier New" w:hAnsi="Courier New" w:cs="Courier New"/>
            <w:b/>
            <w:bCs/>
            <w:sz w:val="20"/>
            <w:szCs w:val="20"/>
            <w:lang w:val="en-GB"/>
          </w:rPr>
          <w:t>library(survminer)</w:t>
        </w:r>
      </w:ins>
    </w:p>
    <w:p w14:paraId="584BB7CA" w14:textId="77777777" w:rsidR="00574251" w:rsidRPr="00574251" w:rsidRDefault="00574251" w:rsidP="00574251">
      <w:pPr>
        <w:rPr>
          <w:ins w:id="563" w:author="Dennis Souverein" w:date="2023-08-21T16:53:00Z"/>
          <w:rFonts w:ascii="Courier New" w:hAnsi="Courier New" w:cs="Courier New"/>
          <w:b/>
          <w:bCs/>
          <w:sz w:val="20"/>
          <w:szCs w:val="20"/>
          <w:lang w:val="en-GB"/>
        </w:rPr>
      </w:pPr>
      <w:ins w:id="564" w:author="Dennis Souverein" w:date="2023-08-21T16:53:00Z">
        <w:r w:rsidRPr="00574251">
          <w:rPr>
            <w:rFonts w:ascii="Courier New" w:hAnsi="Courier New" w:cs="Courier New"/>
            <w:b/>
            <w:bCs/>
            <w:sz w:val="20"/>
            <w:szCs w:val="20"/>
            <w:lang w:val="en-GB"/>
          </w:rPr>
          <w:t>library(survival)</w:t>
        </w:r>
      </w:ins>
    </w:p>
    <w:p w14:paraId="4E0C05B1" w14:textId="6BD6B75E" w:rsidR="00574251" w:rsidRDefault="00574251" w:rsidP="00574251">
      <w:pPr>
        <w:rPr>
          <w:ins w:id="565" w:author="Dennis Souverein" w:date="2023-08-21T16:53:00Z"/>
          <w:rFonts w:ascii="Courier New" w:hAnsi="Courier New" w:cs="Courier New"/>
          <w:b/>
          <w:bCs/>
          <w:sz w:val="20"/>
          <w:szCs w:val="20"/>
          <w:lang w:val="en-GB"/>
        </w:rPr>
      </w:pPr>
      <w:ins w:id="566" w:author="Dennis Souverein" w:date="2023-08-21T16:53:00Z">
        <w:r w:rsidRPr="00574251">
          <w:rPr>
            <w:rFonts w:ascii="Courier New" w:hAnsi="Courier New" w:cs="Courier New"/>
            <w:b/>
            <w:bCs/>
            <w:sz w:val="20"/>
            <w:szCs w:val="20"/>
            <w:lang w:val="en-GB"/>
          </w:rPr>
          <w:t>library(ggsurvfit)</w:t>
        </w:r>
      </w:ins>
    </w:p>
    <w:p w14:paraId="770A93FF" w14:textId="77777777" w:rsidR="00574251" w:rsidRDefault="00574251" w:rsidP="00574251">
      <w:pPr>
        <w:rPr>
          <w:ins w:id="567" w:author="Dennis Souverein" w:date="2023-08-21T16:53:00Z"/>
          <w:rFonts w:ascii="Courier New" w:hAnsi="Courier New" w:cs="Courier New"/>
          <w:b/>
          <w:bCs/>
          <w:sz w:val="20"/>
          <w:szCs w:val="20"/>
          <w:lang w:val="en-GB"/>
        </w:rPr>
      </w:pPr>
    </w:p>
    <w:p w14:paraId="5484D39F" w14:textId="30913787" w:rsidR="00574251" w:rsidRPr="00574251" w:rsidRDefault="00574251" w:rsidP="00574251">
      <w:pPr>
        <w:rPr>
          <w:ins w:id="568" w:author="Dennis Souverein" w:date="2023-08-21T16:52:00Z"/>
          <w:rFonts w:ascii="Courier New" w:hAnsi="Courier New" w:cs="Courier New"/>
          <w:b/>
          <w:bCs/>
          <w:sz w:val="20"/>
          <w:szCs w:val="20"/>
          <w:lang w:val="en-GB"/>
          <w:rPrChange w:id="569" w:author="Dennis Souverein" w:date="2023-08-21T16:52:00Z">
            <w:rPr>
              <w:ins w:id="570" w:author="Dennis Souverein" w:date="2023-08-21T16:52:00Z"/>
              <w:lang w:val="en-GB"/>
            </w:rPr>
          </w:rPrChange>
        </w:rPr>
      </w:pPr>
      <w:ins w:id="571" w:author="Dennis Souverein" w:date="2023-08-21T16:52:00Z">
        <w:r w:rsidRPr="00574251">
          <w:rPr>
            <w:rFonts w:ascii="Courier New" w:hAnsi="Courier New" w:cs="Courier New"/>
            <w:b/>
            <w:bCs/>
            <w:sz w:val="20"/>
            <w:szCs w:val="20"/>
            <w:lang w:val="en-GB"/>
            <w:rPrChange w:id="572" w:author="Dennis Souverein" w:date="2023-08-21T16:52:00Z">
              <w:rPr>
                <w:lang w:val="en-GB"/>
              </w:rPr>
            </w:rPrChange>
          </w:rPr>
          <w:t>fit_aureus &lt;- survfit(Surv(days, status) ~ age_group, data = KM_aureus)</w:t>
        </w:r>
      </w:ins>
    </w:p>
    <w:p w14:paraId="06B76550" w14:textId="77777777" w:rsidR="00574251" w:rsidRPr="00574251" w:rsidRDefault="00574251" w:rsidP="00574251">
      <w:pPr>
        <w:rPr>
          <w:ins w:id="573" w:author="Dennis Souverein" w:date="2023-08-21T16:52:00Z"/>
          <w:rFonts w:ascii="Courier New" w:hAnsi="Courier New" w:cs="Courier New"/>
          <w:b/>
          <w:bCs/>
          <w:sz w:val="20"/>
          <w:szCs w:val="20"/>
          <w:lang w:val="en-GB"/>
          <w:rPrChange w:id="574" w:author="Dennis Souverein" w:date="2023-08-21T16:52:00Z">
            <w:rPr>
              <w:ins w:id="575" w:author="Dennis Souverein" w:date="2023-08-21T16:52:00Z"/>
              <w:lang w:val="en-GB"/>
            </w:rPr>
          </w:rPrChange>
        </w:rPr>
      </w:pPr>
      <w:ins w:id="576" w:author="Dennis Souverein" w:date="2023-08-21T16:52:00Z">
        <w:r w:rsidRPr="00574251">
          <w:rPr>
            <w:rFonts w:ascii="Courier New" w:hAnsi="Courier New" w:cs="Courier New"/>
            <w:b/>
            <w:bCs/>
            <w:sz w:val="20"/>
            <w:szCs w:val="20"/>
            <w:lang w:val="en-GB"/>
            <w:rPrChange w:id="577" w:author="Dennis Souverein" w:date="2023-08-21T16:52:00Z">
              <w:rPr>
                <w:lang w:val="en-GB"/>
              </w:rPr>
            </w:rPrChange>
          </w:rPr>
          <w:t xml:space="preserve">ggsurvplot(fit_aureus, </w:t>
        </w:r>
      </w:ins>
    </w:p>
    <w:p w14:paraId="44B66CC7" w14:textId="77777777" w:rsidR="00574251" w:rsidRPr="00574251" w:rsidRDefault="00574251" w:rsidP="00574251">
      <w:pPr>
        <w:rPr>
          <w:ins w:id="578" w:author="Dennis Souverein" w:date="2023-08-21T16:52:00Z"/>
          <w:rFonts w:ascii="Courier New" w:hAnsi="Courier New" w:cs="Courier New"/>
          <w:b/>
          <w:bCs/>
          <w:sz w:val="20"/>
          <w:szCs w:val="20"/>
          <w:lang w:val="en-GB"/>
          <w:rPrChange w:id="579" w:author="Dennis Souverein" w:date="2023-08-21T16:52:00Z">
            <w:rPr>
              <w:ins w:id="580" w:author="Dennis Souverein" w:date="2023-08-21T16:52:00Z"/>
              <w:lang w:val="en-GB"/>
            </w:rPr>
          </w:rPrChange>
        </w:rPr>
      </w:pPr>
      <w:ins w:id="581" w:author="Dennis Souverein" w:date="2023-08-21T16:52:00Z">
        <w:r w:rsidRPr="00574251">
          <w:rPr>
            <w:rFonts w:ascii="Courier New" w:hAnsi="Courier New" w:cs="Courier New"/>
            <w:b/>
            <w:bCs/>
            <w:sz w:val="20"/>
            <w:szCs w:val="20"/>
            <w:lang w:val="en-GB"/>
            <w:rPrChange w:id="582" w:author="Dennis Souverein" w:date="2023-08-21T16:52:00Z">
              <w:rPr>
                <w:lang w:val="en-GB"/>
              </w:rPr>
            </w:rPrChange>
          </w:rPr>
          <w:t xml:space="preserve">           data = KM_aureus,</w:t>
        </w:r>
      </w:ins>
    </w:p>
    <w:p w14:paraId="2577E968" w14:textId="77777777" w:rsidR="00574251" w:rsidRPr="00574251" w:rsidRDefault="00574251" w:rsidP="00574251">
      <w:pPr>
        <w:rPr>
          <w:ins w:id="583" w:author="Dennis Souverein" w:date="2023-08-21T16:52:00Z"/>
          <w:rFonts w:ascii="Courier New" w:hAnsi="Courier New" w:cs="Courier New"/>
          <w:b/>
          <w:bCs/>
          <w:sz w:val="20"/>
          <w:szCs w:val="20"/>
          <w:lang w:val="en-GB"/>
          <w:rPrChange w:id="584" w:author="Dennis Souverein" w:date="2023-08-21T16:52:00Z">
            <w:rPr>
              <w:ins w:id="585" w:author="Dennis Souverein" w:date="2023-08-21T16:52:00Z"/>
              <w:lang w:val="en-GB"/>
            </w:rPr>
          </w:rPrChange>
        </w:rPr>
      </w:pPr>
      <w:ins w:id="586" w:author="Dennis Souverein" w:date="2023-08-21T16:52:00Z">
        <w:r w:rsidRPr="00574251">
          <w:rPr>
            <w:rFonts w:ascii="Courier New" w:hAnsi="Courier New" w:cs="Courier New"/>
            <w:b/>
            <w:bCs/>
            <w:sz w:val="20"/>
            <w:szCs w:val="20"/>
            <w:lang w:val="en-GB"/>
            <w:rPrChange w:id="587" w:author="Dennis Souverein" w:date="2023-08-21T16:52:00Z">
              <w:rPr>
                <w:lang w:val="en-GB"/>
              </w:rPr>
            </w:rPrChange>
          </w:rPr>
          <w:t xml:space="preserve">           size = 0.5,                 # change line size</w:t>
        </w:r>
      </w:ins>
    </w:p>
    <w:p w14:paraId="04420FD4" w14:textId="77777777" w:rsidR="00574251" w:rsidRPr="00574251" w:rsidRDefault="00574251" w:rsidP="00574251">
      <w:pPr>
        <w:rPr>
          <w:ins w:id="588" w:author="Dennis Souverein" w:date="2023-08-21T16:52:00Z"/>
          <w:rFonts w:ascii="Courier New" w:hAnsi="Courier New" w:cs="Courier New"/>
          <w:b/>
          <w:bCs/>
          <w:sz w:val="20"/>
          <w:szCs w:val="20"/>
          <w:lang w:val="en-GB"/>
          <w:rPrChange w:id="589" w:author="Dennis Souverein" w:date="2023-08-21T16:52:00Z">
            <w:rPr>
              <w:ins w:id="590" w:author="Dennis Souverein" w:date="2023-08-21T16:52:00Z"/>
              <w:lang w:val="en-GB"/>
            </w:rPr>
          </w:rPrChange>
        </w:rPr>
      </w:pPr>
      <w:ins w:id="591" w:author="Dennis Souverein" w:date="2023-08-21T16:52:00Z">
        <w:r w:rsidRPr="00574251">
          <w:rPr>
            <w:rFonts w:ascii="Courier New" w:hAnsi="Courier New" w:cs="Courier New"/>
            <w:b/>
            <w:bCs/>
            <w:sz w:val="20"/>
            <w:szCs w:val="20"/>
            <w:lang w:val="en-GB"/>
            <w:rPrChange w:id="592" w:author="Dennis Souverein" w:date="2023-08-21T16:52:00Z">
              <w:rPr>
                <w:lang w:val="en-GB"/>
              </w:rPr>
            </w:rPrChange>
          </w:rPr>
          <w:t xml:space="preserve">           ylab = "Proportion survival",</w:t>
        </w:r>
      </w:ins>
    </w:p>
    <w:p w14:paraId="7565F1B5" w14:textId="77777777" w:rsidR="00574251" w:rsidRPr="00574251" w:rsidRDefault="00574251" w:rsidP="00574251">
      <w:pPr>
        <w:rPr>
          <w:ins w:id="593" w:author="Dennis Souverein" w:date="2023-08-21T16:52:00Z"/>
          <w:rFonts w:ascii="Courier New" w:hAnsi="Courier New" w:cs="Courier New"/>
          <w:b/>
          <w:bCs/>
          <w:sz w:val="20"/>
          <w:szCs w:val="20"/>
          <w:lang w:val="en-GB"/>
          <w:rPrChange w:id="594" w:author="Dennis Souverein" w:date="2023-08-21T16:52:00Z">
            <w:rPr>
              <w:ins w:id="595" w:author="Dennis Souverein" w:date="2023-08-21T16:52:00Z"/>
              <w:lang w:val="en-GB"/>
            </w:rPr>
          </w:rPrChange>
        </w:rPr>
      </w:pPr>
      <w:ins w:id="596" w:author="Dennis Souverein" w:date="2023-08-21T16:52:00Z">
        <w:r w:rsidRPr="00574251">
          <w:rPr>
            <w:rFonts w:ascii="Courier New" w:hAnsi="Courier New" w:cs="Courier New"/>
            <w:b/>
            <w:bCs/>
            <w:sz w:val="20"/>
            <w:szCs w:val="20"/>
            <w:lang w:val="en-GB"/>
            <w:rPrChange w:id="597" w:author="Dennis Souverein" w:date="2023-08-21T16:52:00Z">
              <w:rPr>
                <w:lang w:val="en-GB"/>
              </w:rPr>
            </w:rPrChange>
          </w:rPr>
          <w:t xml:space="preserve">           palette =</w:t>
        </w:r>
      </w:ins>
    </w:p>
    <w:p w14:paraId="62F6A7B6" w14:textId="77777777" w:rsidR="00574251" w:rsidRPr="00574251" w:rsidRDefault="00574251" w:rsidP="00574251">
      <w:pPr>
        <w:rPr>
          <w:ins w:id="598" w:author="Dennis Souverein" w:date="2023-08-21T16:52:00Z"/>
          <w:rFonts w:ascii="Courier New" w:hAnsi="Courier New" w:cs="Courier New"/>
          <w:b/>
          <w:bCs/>
          <w:sz w:val="20"/>
          <w:szCs w:val="20"/>
          <w:lang w:val="en-GB"/>
          <w:rPrChange w:id="599" w:author="Dennis Souverein" w:date="2023-08-21T16:52:00Z">
            <w:rPr>
              <w:ins w:id="600" w:author="Dennis Souverein" w:date="2023-08-21T16:52:00Z"/>
              <w:lang w:val="en-GB"/>
            </w:rPr>
          </w:rPrChange>
        </w:rPr>
      </w:pPr>
      <w:ins w:id="601" w:author="Dennis Souverein" w:date="2023-08-21T16:52:00Z">
        <w:r w:rsidRPr="00574251">
          <w:rPr>
            <w:rFonts w:ascii="Courier New" w:hAnsi="Courier New" w:cs="Courier New"/>
            <w:b/>
            <w:bCs/>
            <w:sz w:val="20"/>
            <w:szCs w:val="20"/>
            <w:lang w:val="en-GB"/>
            <w:rPrChange w:id="602" w:author="Dennis Souverein" w:date="2023-08-21T16:52:00Z">
              <w:rPr>
                <w:lang w:val="en-GB"/>
              </w:rPr>
            </w:rPrChange>
          </w:rPr>
          <w:t xml:space="preserve">             c("#0100a4", "#a3004f"),# custom color palettes</w:t>
        </w:r>
      </w:ins>
    </w:p>
    <w:p w14:paraId="2B8CCDCE" w14:textId="77777777" w:rsidR="00574251" w:rsidRPr="00574251" w:rsidRDefault="00574251" w:rsidP="00574251">
      <w:pPr>
        <w:rPr>
          <w:ins w:id="603" w:author="Dennis Souverein" w:date="2023-08-21T16:52:00Z"/>
          <w:rFonts w:ascii="Courier New" w:hAnsi="Courier New" w:cs="Courier New"/>
          <w:b/>
          <w:bCs/>
          <w:sz w:val="20"/>
          <w:szCs w:val="20"/>
          <w:lang w:val="en-GB"/>
          <w:rPrChange w:id="604" w:author="Dennis Souverein" w:date="2023-08-21T16:52:00Z">
            <w:rPr>
              <w:ins w:id="605" w:author="Dennis Souverein" w:date="2023-08-21T16:52:00Z"/>
              <w:lang w:val="en-GB"/>
            </w:rPr>
          </w:rPrChange>
        </w:rPr>
      </w:pPr>
      <w:ins w:id="606" w:author="Dennis Souverein" w:date="2023-08-21T16:52:00Z">
        <w:r w:rsidRPr="00574251">
          <w:rPr>
            <w:rFonts w:ascii="Courier New" w:hAnsi="Courier New" w:cs="Courier New"/>
            <w:b/>
            <w:bCs/>
            <w:sz w:val="20"/>
            <w:szCs w:val="20"/>
            <w:lang w:val="en-GB"/>
            <w:rPrChange w:id="607" w:author="Dennis Souverein" w:date="2023-08-21T16:52:00Z">
              <w:rPr>
                <w:lang w:val="en-GB"/>
              </w:rPr>
            </w:rPrChange>
          </w:rPr>
          <w:t xml:space="preserve">           conf.int = TRUE,          # Add confidence interval</w:t>
        </w:r>
      </w:ins>
    </w:p>
    <w:p w14:paraId="53C025C3" w14:textId="77777777" w:rsidR="00574251" w:rsidRPr="00574251" w:rsidRDefault="00574251" w:rsidP="00574251">
      <w:pPr>
        <w:rPr>
          <w:ins w:id="608" w:author="Dennis Souverein" w:date="2023-08-21T16:52:00Z"/>
          <w:rFonts w:ascii="Courier New" w:hAnsi="Courier New" w:cs="Courier New"/>
          <w:b/>
          <w:bCs/>
          <w:sz w:val="20"/>
          <w:szCs w:val="20"/>
          <w:lang w:val="en-GB"/>
          <w:rPrChange w:id="609" w:author="Dennis Souverein" w:date="2023-08-21T16:52:00Z">
            <w:rPr>
              <w:ins w:id="610" w:author="Dennis Souverein" w:date="2023-08-21T16:52:00Z"/>
              <w:lang w:val="en-GB"/>
            </w:rPr>
          </w:rPrChange>
        </w:rPr>
      </w:pPr>
      <w:ins w:id="611" w:author="Dennis Souverein" w:date="2023-08-21T16:52:00Z">
        <w:r w:rsidRPr="00574251">
          <w:rPr>
            <w:rFonts w:ascii="Courier New" w:hAnsi="Courier New" w:cs="Courier New"/>
            <w:b/>
            <w:bCs/>
            <w:sz w:val="20"/>
            <w:szCs w:val="20"/>
            <w:lang w:val="en-GB"/>
            <w:rPrChange w:id="612" w:author="Dennis Souverein" w:date="2023-08-21T16:52:00Z">
              <w:rPr>
                <w:lang w:val="en-GB"/>
              </w:rPr>
            </w:rPrChange>
          </w:rPr>
          <w:t xml:space="preserve">           pval = TRUE,              # Add p-value</w:t>
        </w:r>
      </w:ins>
    </w:p>
    <w:p w14:paraId="0D758016" w14:textId="77777777" w:rsidR="00574251" w:rsidRPr="00574251" w:rsidRDefault="00574251" w:rsidP="00574251">
      <w:pPr>
        <w:rPr>
          <w:ins w:id="613" w:author="Dennis Souverein" w:date="2023-08-21T16:52:00Z"/>
          <w:rFonts w:ascii="Courier New" w:hAnsi="Courier New" w:cs="Courier New"/>
          <w:b/>
          <w:bCs/>
          <w:sz w:val="20"/>
          <w:szCs w:val="20"/>
          <w:lang w:val="en-GB"/>
          <w:rPrChange w:id="614" w:author="Dennis Souverein" w:date="2023-08-21T16:52:00Z">
            <w:rPr>
              <w:ins w:id="615" w:author="Dennis Souverein" w:date="2023-08-21T16:52:00Z"/>
              <w:lang w:val="en-GB"/>
            </w:rPr>
          </w:rPrChange>
        </w:rPr>
      </w:pPr>
      <w:ins w:id="616" w:author="Dennis Souverein" w:date="2023-08-21T16:52:00Z">
        <w:r w:rsidRPr="00574251">
          <w:rPr>
            <w:rFonts w:ascii="Courier New" w:hAnsi="Courier New" w:cs="Courier New"/>
            <w:b/>
            <w:bCs/>
            <w:sz w:val="20"/>
            <w:szCs w:val="20"/>
            <w:lang w:val="en-GB"/>
            <w:rPrChange w:id="617" w:author="Dennis Souverein" w:date="2023-08-21T16:52:00Z">
              <w:rPr>
                <w:lang w:val="en-GB"/>
              </w:rPr>
            </w:rPrChange>
          </w:rPr>
          <w:t xml:space="preserve">           risk.table = TRUE,        # Add risk table</w:t>
        </w:r>
      </w:ins>
    </w:p>
    <w:p w14:paraId="6FBF8216" w14:textId="77777777" w:rsidR="00574251" w:rsidRPr="00574251" w:rsidRDefault="00574251" w:rsidP="00574251">
      <w:pPr>
        <w:rPr>
          <w:ins w:id="618" w:author="Dennis Souverein" w:date="2023-08-21T16:52:00Z"/>
          <w:rFonts w:ascii="Courier New" w:hAnsi="Courier New" w:cs="Courier New"/>
          <w:b/>
          <w:bCs/>
          <w:sz w:val="20"/>
          <w:szCs w:val="20"/>
          <w:lang w:val="en-GB"/>
          <w:rPrChange w:id="619" w:author="Dennis Souverein" w:date="2023-08-21T16:52:00Z">
            <w:rPr>
              <w:ins w:id="620" w:author="Dennis Souverein" w:date="2023-08-21T16:52:00Z"/>
              <w:lang w:val="en-GB"/>
            </w:rPr>
          </w:rPrChange>
        </w:rPr>
      </w:pPr>
      <w:ins w:id="621" w:author="Dennis Souverein" w:date="2023-08-21T16:52:00Z">
        <w:r w:rsidRPr="00574251">
          <w:rPr>
            <w:rFonts w:ascii="Courier New" w:hAnsi="Courier New" w:cs="Courier New"/>
            <w:b/>
            <w:bCs/>
            <w:sz w:val="20"/>
            <w:szCs w:val="20"/>
            <w:lang w:val="en-GB"/>
            <w:rPrChange w:id="622" w:author="Dennis Souverein" w:date="2023-08-21T16:52:00Z">
              <w:rPr>
                <w:lang w:val="en-GB"/>
              </w:rPr>
            </w:rPrChange>
          </w:rPr>
          <w:t xml:space="preserve">           risk.table.col = "strata",# Risk table color by groups</w:t>
        </w:r>
      </w:ins>
    </w:p>
    <w:p w14:paraId="20EE8BBE" w14:textId="77777777" w:rsidR="00574251" w:rsidRPr="00574251" w:rsidRDefault="00574251" w:rsidP="00574251">
      <w:pPr>
        <w:rPr>
          <w:ins w:id="623" w:author="Dennis Souverein" w:date="2023-08-21T16:52:00Z"/>
          <w:rFonts w:ascii="Courier New" w:hAnsi="Courier New" w:cs="Courier New"/>
          <w:b/>
          <w:bCs/>
          <w:sz w:val="20"/>
          <w:szCs w:val="20"/>
          <w:lang w:val="en-GB"/>
          <w:rPrChange w:id="624" w:author="Dennis Souverein" w:date="2023-08-21T16:52:00Z">
            <w:rPr>
              <w:ins w:id="625" w:author="Dennis Souverein" w:date="2023-08-21T16:52:00Z"/>
              <w:lang w:val="en-GB"/>
            </w:rPr>
          </w:rPrChange>
        </w:rPr>
      </w:pPr>
      <w:ins w:id="626" w:author="Dennis Souverein" w:date="2023-08-21T16:52:00Z">
        <w:r w:rsidRPr="00574251">
          <w:rPr>
            <w:rFonts w:ascii="Courier New" w:hAnsi="Courier New" w:cs="Courier New"/>
            <w:b/>
            <w:bCs/>
            <w:sz w:val="20"/>
            <w:szCs w:val="20"/>
            <w:lang w:val="en-GB"/>
            <w:rPrChange w:id="627" w:author="Dennis Souverein" w:date="2023-08-21T16:52:00Z">
              <w:rPr>
                <w:lang w:val="en-GB"/>
              </w:rPr>
            </w:rPrChange>
          </w:rPr>
          <w:t xml:space="preserve">           risk.table.height = 0.25, # Useful to change when you have multiple groups</w:t>
        </w:r>
      </w:ins>
    </w:p>
    <w:p w14:paraId="7A73B456" w14:textId="77777777" w:rsidR="00574251" w:rsidRPr="00574251" w:rsidRDefault="00574251" w:rsidP="00574251">
      <w:pPr>
        <w:rPr>
          <w:ins w:id="628" w:author="Dennis Souverein" w:date="2023-08-21T16:52:00Z"/>
          <w:rFonts w:ascii="Courier New" w:hAnsi="Courier New" w:cs="Courier New"/>
          <w:b/>
          <w:bCs/>
          <w:sz w:val="20"/>
          <w:szCs w:val="20"/>
          <w:lang w:val="en-GB"/>
          <w:rPrChange w:id="629" w:author="Dennis Souverein" w:date="2023-08-21T16:52:00Z">
            <w:rPr>
              <w:ins w:id="630" w:author="Dennis Souverein" w:date="2023-08-21T16:52:00Z"/>
              <w:lang w:val="en-GB"/>
            </w:rPr>
          </w:rPrChange>
        </w:rPr>
      </w:pPr>
      <w:ins w:id="631" w:author="Dennis Souverein" w:date="2023-08-21T16:52:00Z">
        <w:r w:rsidRPr="00574251">
          <w:rPr>
            <w:rFonts w:ascii="Courier New" w:hAnsi="Courier New" w:cs="Courier New"/>
            <w:b/>
            <w:bCs/>
            <w:sz w:val="20"/>
            <w:szCs w:val="20"/>
            <w:lang w:val="en-GB"/>
            <w:rPrChange w:id="632" w:author="Dennis Souverein" w:date="2023-08-21T16:52:00Z">
              <w:rPr>
                <w:lang w:val="en-GB"/>
              </w:rPr>
            </w:rPrChange>
          </w:rPr>
          <w:t xml:space="preserve">           ggtheme = theme_bw(),</w:t>
        </w:r>
      </w:ins>
    </w:p>
    <w:p w14:paraId="43DA4FE9" w14:textId="77777777" w:rsidR="00574251" w:rsidRPr="00574251" w:rsidRDefault="00574251" w:rsidP="00574251">
      <w:pPr>
        <w:rPr>
          <w:ins w:id="633" w:author="Dennis Souverein" w:date="2023-08-21T16:52:00Z"/>
          <w:rFonts w:ascii="Courier New" w:hAnsi="Courier New" w:cs="Courier New"/>
          <w:b/>
          <w:bCs/>
          <w:sz w:val="20"/>
          <w:szCs w:val="20"/>
          <w:lang w:val="en-GB"/>
          <w:rPrChange w:id="634" w:author="Dennis Souverein" w:date="2023-08-21T16:52:00Z">
            <w:rPr>
              <w:ins w:id="635" w:author="Dennis Souverein" w:date="2023-08-21T16:52:00Z"/>
              <w:lang w:val="en-GB"/>
            </w:rPr>
          </w:rPrChange>
        </w:rPr>
      </w:pPr>
      <w:ins w:id="636" w:author="Dennis Souverein" w:date="2023-08-21T16:52:00Z">
        <w:r w:rsidRPr="00574251">
          <w:rPr>
            <w:rFonts w:ascii="Courier New" w:hAnsi="Courier New" w:cs="Courier New"/>
            <w:b/>
            <w:bCs/>
            <w:sz w:val="20"/>
            <w:szCs w:val="20"/>
            <w:lang w:val="en-GB"/>
            <w:rPrChange w:id="637" w:author="Dennis Souverein" w:date="2023-08-21T16:52:00Z">
              <w:rPr>
                <w:lang w:val="en-GB"/>
              </w:rPr>
            </w:rPrChange>
          </w:rPr>
          <w:t xml:space="preserve">           cumevents = TRUE # Change ggplot2 theme</w:t>
        </w:r>
      </w:ins>
    </w:p>
    <w:p w14:paraId="3A6C4F3D" w14:textId="29388379" w:rsidR="00574251" w:rsidRPr="00574251" w:rsidRDefault="00574251" w:rsidP="00574251">
      <w:pPr>
        <w:rPr>
          <w:ins w:id="638" w:author="Dennis Souverein" w:date="2023-08-21T14:50:00Z"/>
          <w:rFonts w:ascii="Courier New" w:hAnsi="Courier New" w:cs="Courier New"/>
          <w:b/>
          <w:bCs/>
          <w:sz w:val="20"/>
          <w:szCs w:val="20"/>
          <w:lang w:val="en-GB"/>
          <w:rPrChange w:id="639" w:author="Dennis Souverein" w:date="2023-08-21T16:52:00Z">
            <w:rPr>
              <w:ins w:id="640" w:author="Dennis Souverein" w:date="2023-08-21T14:50:00Z"/>
              <w:lang w:val="en-GB"/>
            </w:rPr>
          </w:rPrChange>
        </w:rPr>
      </w:pPr>
      <w:ins w:id="641" w:author="Dennis Souverein" w:date="2023-08-21T16:52:00Z">
        <w:r w:rsidRPr="00574251">
          <w:rPr>
            <w:rFonts w:ascii="Courier New" w:hAnsi="Courier New" w:cs="Courier New"/>
            <w:b/>
            <w:bCs/>
            <w:sz w:val="20"/>
            <w:szCs w:val="20"/>
            <w:lang w:val="en-GB"/>
            <w:rPrChange w:id="642" w:author="Dennis Souverein" w:date="2023-08-21T16:52:00Z">
              <w:rPr>
                <w:lang w:val="en-GB"/>
              </w:rPr>
            </w:rPrChange>
          </w:rPr>
          <w:t>)</w:t>
        </w:r>
      </w:ins>
    </w:p>
    <w:p w14:paraId="0A325233" w14:textId="60E29323" w:rsidR="006922BC" w:rsidRPr="006922BC" w:rsidRDefault="00FE6D98">
      <w:pPr>
        <w:rPr>
          <w:ins w:id="643" w:author="Dennis Souverein" w:date="2023-08-21T14:47:00Z"/>
          <w:lang w:val="en-GB"/>
        </w:rPr>
        <w:pPrChange w:id="644" w:author="Dennis Souverein" w:date="2023-08-21T14:50:00Z">
          <w:pPr>
            <w:pStyle w:val="Lijstalinea"/>
            <w:numPr>
              <w:numId w:val="10"/>
            </w:numPr>
            <w:ind w:hanging="360"/>
          </w:pPr>
        </w:pPrChange>
      </w:pPr>
      <w:ins w:id="645" w:author="Dennis Souverein" w:date="2023-08-22T09:18:00Z">
        <w:r>
          <w:rPr>
            <w:noProof/>
            <w:lang w:val="en-GB"/>
          </w:rPr>
          <w:drawing>
            <wp:inline distT="0" distB="0" distL="0" distR="0" wp14:anchorId="67E8E4F0" wp14:editId="300F9562">
              <wp:extent cx="5727700" cy="3403600"/>
              <wp:effectExtent l="0" t="0" r="6350" b="6350"/>
              <wp:docPr id="203103248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403600"/>
                      </a:xfrm>
                      <a:prstGeom prst="rect">
                        <a:avLst/>
                      </a:prstGeom>
                      <a:noFill/>
                      <a:ln>
                        <a:noFill/>
                      </a:ln>
                    </pic:spPr>
                  </pic:pic>
                </a:graphicData>
              </a:graphic>
            </wp:inline>
          </w:drawing>
        </w:r>
      </w:ins>
    </w:p>
    <w:p w14:paraId="3340AE9B" w14:textId="5808714D" w:rsidR="00751995" w:rsidRPr="00751995" w:rsidRDefault="00751995" w:rsidP="00751995">
      <w:pPr>
        <w:pStyle w:val="Lijstalinea"/>
        <w:numPr>
          <w:ilvl w:val="0"/>
          <w:numId w:val="10"/>
        </w:numPr>
        <w:rPr>
          <w:ins w:id="646" w:author="Dennis Souverein" w:date="2023-08-21T14:45:00Z"/>
          <w:lang w:val="en-GB"/>
        </w:rPr>
      </w:pPr>
      <w:ins w:id="647" w:author="Dennis Souverein" w:date="2023-08-21T14:47:00Z">
        <w:r w:rsidRPr="006D54B9">
          <w:rPr>
            <w:lang w:val="en-GB"/>
          </w:rPr>
          <w:lastRenderedPageBreak/>
          <w:t xml:space="preserve">Interpret the </w:t>
        </w:r>
        <w:r>
          <w:rPr>
            <w:lang w:val="en-GB"/>
          </w:rPr>
          <w:t>survival</w:t>
        </w:r>
        <w:r w:rsidRPr="006D54B9">
          <w:rPr>
            <w:lang w:val="en-GB"/>
          </w:rPr>
          <w:t xml:space="preserve"> results</w:t>
        </w:r>
      </w:ins>
      <w:ins w:id="648" w:author="Dennis Souverein" w:date="2023-08-21T14:48:00Z">
        <w:r>
          <w:rPr>
            <w:lang w:val="en-GB"/>
          </w:rPr>
          <w:t>. Do the age groups diverge over time?</w:t>
        </w:r>
      </w:ins>
    </w:p>
    <w:p w14:paraId="4186C557" w14:textId="77777777" w:rsidR="00751995" w:rsidRDefault="00751995" w:rsidP="00751995">
      <w:pPr>
        <w:rPr>
          <w:ins w:id="649" w:author="Dennis Souverein" w:date="2023-08-21T14:50:00Z"/>
          <w:lang w:val="en-GB"/>
        </w:rPr>
      </w:pPr>
    </w:p>
    <w:p w14:paraId="45176EBD" w14:textId="77777777" w:rsidR="006922BC" w:rsidRPr="00751995" w:rsidRDefault="006922BC">
      <w:pPr>
        <w:rPr>
          <w:ins w:id="650" w:author="Dennis Souverein" w:date="2023-08-21T14:42:00Z"/>
          <w:lang w:val="en-GB"/>
        </w:rPr>
        <w:pPrChange w:id="651" w:author="Dennis Souverein" w:date="2023-08-21T14:45:00Z">
          <w:pPr>
            <w:pStyle w:val="Lijstalinea"/>
            <w:numPr>
              <w:numId w:val="11"/>
            </w:numPr>
            <w:ind w:hanging="360"/>
          </w:pPr>
        </w:pPrChange>
      </w:pPr>
    </w:p>
    <w:p w14:paraId="626010BB" w14:textId="77777777" w:rsidR="00751995" w:rsidRPr="00751995" w:rsidRDefault="00751995" w:rsidP="006922BC">
      <w:pPr>
        <w:rPr>
          <w:rFonts w:ascii="Courier New" w:hAnsi="Courier New" w:cs="Courier New"/>
          <w:b/>
          <w:bCs/>
          <w:sz w:val="20"/>
          <w:szCs w:val="20"/>
          <w:lang w:val="en-GB"/>
          <w:rPrChange w:id="652" w:author="Dennis Souverein" w:date="2023-08-21T14:40:00Z">
            <w:rPr>
              <w:lang w:val="en-GB"/>
            </w:rPr>
          </w:rPrChange>
        </w:rPr>
      </w:pPr>
    </w:p>
    <w:sectPr w:rsidR="00751995" w:rsidRPr="00751995" w:rsidSect="00421114">
      <w:headerReference w:type="default" r:id="rId14"/>
      <w:footerReference w:type="even" r:id="rId15"/>
      <w:footerReference w:type="default" r:id="rId16"/>
      <w:pgSz w:w="11906" w:h="16838"/>
      <w:pgMar w:top="1895" w:right="1440" w:bottom="1219" w:left="1440" w:header="708" w:footer="38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5246F" w14:textId="77777777" w:rsidR="001E0C4D" w:rsidRDefault="001E0C4D" w:rsidP="0024783E">
      <w:r>
        <w:separator/>
      </w:r>
    </w:p>
  </w:endnote>
  <w:endnote w:type="continuationSeparator" w:id="0">
    <w:p w14:paraId="74612770" w14:textId="77777777" w:rsidR="001E0C4D" w:rsidRDefault="001E0C4D" w:rsidP="0024783E">
      <w:r>
        <w:continuationSeparator/>
      </w:r>
    </w:p>
  </w:endnote>
  <w:endnote w:type="continuationNotice" w:id="1">
    <w:p w14:paraId="13D1A2DB" w14:textId="77777777" w:rsidR="001E0C4D" w:rsidRDefault="001E0C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659275695"/>
      <w:docPartObj>
        <w:docPartGallery w:val="Page Numbers (Bottom of Page)"/>
        <w:docPartUnique/>
      </w:docPartObj>
    </w:sdtPr>
    <w:sdtEndPr>
      <w:rPr>
        <w:rStyle w:val="Paginanummer"/>
      </w:rPr>
    </w:sdtEndPr>
    <w:sdtContent>
      <w:p w14:paraId="313F371B" w14:textId="7EC18A6D" w:rsidR="0059497A" w:rsidRDefault="0059497A" w:rsidP="0014526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63890CBA" w14:textId="77777777" w:rsidR="0059497A" w:rsidRDefault="0059497A" w:rsidP="0059497A">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823583642"/>
      <w:docPartObj>
        <w:docPartGallery w:val="Page Numbers (Bottom of Page)"/>
        <w:docPartUnique/>
      </w:docPartObj>
    </w:sdtPr>
    <w:sdtEndPr>
      <w:rPr>
        <w:rStyle w:val="Paginanummer"/>
        <w:sz w:val="20"/>
        <w:szCs w:val="20"/>
      </w:rPr>
    </w:sdtEndPr>
    <w:sdtContent>
      <w:p w14:paraId="7A7EA4DC" w14:textId="60824308" w:rsidR="0059497A" w:rsidRPr="00F57041" w:rsidRDefault="0059497A" w:rsidP="00EF1C83">
        <w:pPr>
          <w:pStyle w:val="Voettekst"/>
          <w:framePr w:wrap="none" w:vAnchor="text" w:hAnchor="page" w:x="10351" w:y="183"/>
          <w:rPr>
            <w:rStyle w:val="Paginanummer"/>
            <w:sz w:val="20"/>
            <w:szCs w:val="20"/>
          </w:rPr>
        </w:pPr>
        <w:r w:rsidRPr="00F57041">
          <w:rPr>
            <w:rStyle w:val="Paginanummer"/>
            <w:sz w:val="20"/>
            <w:szCs w:val="20"/>
          </w:rPr>
          <w:fldChar w:fldCharType="begin"/>
        </w:r>
        <w:r w:rsidRPr="00F57041">
          <w:rPr>
            <w:rStyle w:val="Paginanummer"/>
            <w:sz w:val="20"/>
            <w:szCs w:val="20"/>
          </w:rPr>
          <w:instrText xml:space="preserve"> PAGE </w:instrText>
        </w:r>
        <w:r w:rsidRPr="00F57041">
          <w:rPr>
            <w:rStyle w:val="Paginanummer"/>
            <w:sz w:val="20"/>
            <w:szCs w:val="20"/>
          </w:rPr>
          <w:fldChar w:fldCharType="separate"/>
        </w:r>
        <w:r w:rsidRPr="00F57041">
          <w:rPr>
            <w:rStyle w:val="Paginanummer"/>
            <w:noProof/>
            <w:sz w:val="20"/>
            <w:szCs w:val="20"/>
          </w:rPr>
          <w:t>3</w:t>
        </w:r>
        <w:r w:rsidRPr="00F57041">
          <w:rPr>
            <w:rStyle w:val="Paginanummer"/>
            <w:sz w:val="20"/>
            <w:szCs w:val="20"/>
          </w:rPr>
          <w:fldChar w:fldCharType="end"/>
        </w:r>
      </w:p>
    </w:sdtContent>
  </w:sdt>
  <w:p w14:paraId="2088EC11" w14:textId="44C657A8" w:rsidR="0043729E" w:rsidRPr="00F57041" w:rsidRDefault="00ED669B" w:rsidP="0059497A">
    <w:pPr>
      <w:pStyle w:val="Voettekst"/>
      <w:ind w:right="360"/>
      <w:jc w:val="center"/>
      <w:rPr>
        <w:sz w:val="20"/>
        <w:szCs w:val="20"/>
      </w:rPr>
    </w:pPr>
    <w:r w:rsidRPr="00F57041">
      <w:rPr>
        <w:noProof/>
        <w:sz w:val="20"/>
        <w:szCs w:val="20"/>
      </w:rPr>
      <w:drawing>
        <wp:inline distT="0" distB="0" distL="0" distR="0" wp14:anchorId="77B10F1E" wp14:editId="3DB5F554">
          <wp:extent cx="1940633" cy="426720"/>
          <wp:effectExtent l="0" t="0" r="2540" b="5080"/>
          <wp:docPr id="1193327170" name="Picture 1193327170"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27170" name="Picture 1" descr="A logo for a university&#10;&#10;Description automatically generated"/>
                  <pic:cNvPicPr/>
                </pic:nvPicPr>
                <pic:blipFill rotWithShape="1">
                  <a:blip r:embed="rId1"/>
                  <a:srcRect r="35104"/>
                  <a:stretch/>
                </pic:blipFill>
                <pic:spPr bwMode="auto">
                  <a:xfrm>
                    <a:off x="0" y="0"/>
                    <a:ext cx="1987853" cy="437103"/>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97302" w14:textId="77777777" w:rsidR="001E0C4D" w:rsidRDefault="001E0C4D" w:rsidP="0024783E">
      <w:r>
        <w:separator/>
      </w:r>
    </w:p>
  </w:footnote>
  <w:footnote w:type="continuationSeparator" w:id="0">
    <w:p w14:paraId="688343CF" w14:textId="77777777" w:rsidR="001E0C4D" w:rsidRDefault="001E0C4D" w:rsidP="0024783E">
      <w:r>
        <w:continuationSeparator/>
      </w:r>
    </w:p>
  </w:footnote>
  <w:footnote w:type="continuationNotice" w:id="1">
    <w:p w14:paraId="76A3D57E" w14:textId="77777777" w:rsidR="001E0C4D" w:rsidRDefault="001E0C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CA20" w14:textId="7EBA36EE" w:rsidR="0024783E" w:rsidRDefault="0024783E">
    <w:pPr>
      <w:pStyle w:val="Koptekst"/>
    </w:pPr>
    <w:r>
      <w:fldChar w:fldCharType="begin"/>
    </w:r>
    <w:r>
      <w:instrText xml:space="preserve"> INCLUDEPICTURE "/Users/msberends/Library/Group Containers/UBF8T346G9.ms/WebArchiveCopyPasteTempFiles/com.microsoft.Word/325c938b-5551-49af-a44c-d37fd9a8a5ea.png" \* MERGEFORMATINET </w:instrText>
    </w:r>
    <w:r>
      <w:fldChar w:fldCharType="separate"/>
    </w:r>
    <w:r>
      <w:rPr>
        <w:noProof/>
      </w:rPr>
      <w:drawing>
        <wp:inline distT="0" distB="0" distL="0" distR="0" wp14:anchorId="48DA5121" wp14:editId="7A6744D0">
          <wp:extent cx="5731510" cy="413385"/>
          <wp:effectExtent l="0" t="0" r="0" b="5715"/>
          <wp:docPr id="2126103043" name="Picture 212610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413385"/>
                  </a:xfrm>
                  <a:prstGeom prst="rect">
                    <a:avLst/>
                  </a:prstGeom>
                  <a:noFill/>
                  <a:ln>
                    <a:noFill/>
                  </a:ln>
                </pic:spPr>
              </pic:pic>
            </a:graphicData>
          </a:graphic>
        </wp:inline>
      </w:drawing>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104B"/>
    <w:multiLevelType w:val="hybridMultilevel"/>
    <w:tmpl w:val="2B5CB384"/>
    <w:lvl w:ilvl="0" w:tplc="0809000F">
      <w:start w:val="1"/>
      <w:numFmt w:val="decimal"/>
      <w:lvlText w:val="%1."/>
      <w:lvlJc w:val="left"/>
      <w:pPr>
        <w:ind w:left="720" w:hanging="360"/>
      </w:pPr>
    </w:lvl>
    <w:lvl w:ilvl="1" w:tplc="6A84A544">
      <w:start w:val="1"/>
      <w:numFmt w:val="bullet"/>
      <w:lvlText w:val="o"/>
      <w:lvlJc w:val="left"/>
      <w:pPr>
        <w:ind w:left="1440" w:hanging="360"/>
      </w:pPr>
      <w:rPr>
        <w:rFonts w:ascii="Courier New" w:hAnsi="Courier New"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FF0F23"/>
    <w:multiLevelType w:val="hybridMultilevel"/>
    <w:tmpl w:val="62164FA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9463F78"/>
    <w:multiLevelType w:val="hybridMultilevel"/>
    <w:tmpl w:val="9814BC5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5601C4F"/>
    <w:multiLevelType w:val="hybridMultilevel"/>
    <w:tmpl w:val="802EF35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7482221"/>
    <w:multiLevelType w:val="hybridMultilevel"/>
    <w:tmpl w:val="7D943246"/>
    <w:lvl w:ilvl="0" w:tplc="1CC03316">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8258CD"/>
    <w:multiLevelType w:val="hybridMultilevel"/>
    <w:tmpl w:val="286069D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35449D1"/>
    <w:multiLevelType w:val="hybridMultilevel"/>
    <w:tmpl w:val="4F70F10A"/>
    <w:lvl w:ilvl="0" w:tplc="6A84A544">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4D7417D"/>
    <w:multiLevelType w:val="hybridMultilevel"/>
    <w:tmpl w:val="118EE382"/>
    <w:lvl w:ilvl="0" w:tplc="6A84A544">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06676A"/>
    <w:multiLevelType w:val="hybridMultilevel"/>
    <w:tmpl w:val="48D0D2D0"/>
    <w:lvl w:ilvl="0" w:tplc="6A84A544">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8274B4"/>
    <w:multiLevelType w:val="hybridMultilevel"/>
    <w:tmpl w:val="DF78B1C4"/>
    <w:lvl w:ilvl="0" w:tplc="FFFFFFF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AD15509"/>
    <w:multiLevelType w:val="hybridMultilevel"/>
    <w:tmpl w:val="5BFA0C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1681278"/>
    <w:multiLevelType w:val="hybridMultilevel"/>
    <w:tmpl w:val="68FC16C8"/>
    <w:lvl w:ilvl="0" w:tplc="6A84A544">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5157285">
    <w:abstractNumId w:val="4"/>
  </w:num>
  <w:num w:numId="2" w16cid:durableId="2130003275">
    <w:abstractNumId w:val="0"/>
  </w:num>
  <w:num w:numId="3" w16cid:durableId="2009599207">
    <w:abstractNumId w:val="6"/>
  </w:num>
  <w:num w:numId="4" w16cid:durableId="1146124388">
    <w:abstractNumId w:val="11"/>
  </w:num>
  <w:num w:numId="5" w16cid:durableId="1179467798">
    <w:abstractNumId w:val="3"/>
  </w:num>
  <w:num w:numId="6" w16cid:durableId="1536117626">
    <w:abstractNumId w:val="7"/>
  </w:num>
  <w:num w:numId="7" w16cid:durableId="1043939123">
    <w:abstractNumId w:val="8"/>
  </w:num>
  <w:num w:numId="8" w16cid:durableId="1862626911">
    <w:abstractNumId w:val="5"/>
  </w:num>
  <w:num w:numId="9" w16cid:durableId="1470778160">
    <w:abstractNumId w:val="1"/>
  </w:num>
  <w:num w:numId="10" w16cid:durableId="1943566284">
    <w:abstractNumId w:val="2"/>
  </w:num>
  <w:num w:numId="11" w16cid:durableId="149255563">
    <w:abstractNumId w:val="10"/>
  </w:num>
  <w:num w:numId="12" w16cid:durableId="130812160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nnis Souverein">
    <w15:presenceInfo w15:providerId="AD" w15:userId="S::d.souverein@streeklabhaarlem.nl::eaa66a60-a82e-4600-9896-8134bec4a6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BB6"/>
    <w:rsid w:val="00020247"/>
    <w:rsid w:val="000215AA"/>
    <w:rsid w:val="00027478"/>
    <w:rsid w:val="000369B7"/>
    <w:rsid w:val="00053DAE"/>
    <w:rsid w:val="000565EC"/>
    <w:rsid w:val="00060029"/>
    <w:rsid w:val="0006113C"/>
    <w:rsid w:val="00080277"/>
    <w:rsid w:val="000C068D"/>
    <w:rsid w:val="000E3393"/>
    <w:rsid w:val="000E35C7"/>
    <w:rsid w:val="00101A23"/>
    <w:rsid w:val="00106988"/>
    <w:rsid w:val="00124FB5"/>
    <w:rsid w:val="001264E0"/>
    <w:rsid w:val="00170A92"/>
    <w:rsid w:val="00174C9E"/>
    <w:rsid w:val="0017643E"/>
    <w:rsid w:val="00176C88"/>
    <w:rsid w:val="00177CB5"/>
    <w:rsid w:val="0019330A"/>
    <w:rsid w:val="001937E1"/>
    <w:rsid w:val="001A323F"/>
    <w:rsid w:val="001C3F36"/>
    <w:rsid w:val="001C4D88"/>
    <w:rsid w:val="001C613C"/>
    <w:rsid w:val="001D6DB2"/>
    <w:rsid w:val="001E0C4D"/>
    <w:rsid w:val="001E0EA4"/>
    <w:rsid w:val="001E2DEA"/>
    <w:rsid w:val="00200F74"/>
    <w:rsid w:val="00202D2B"/>
    <w:rsid w:val="002074A5"/>
    <w:rsid w:val="002244D7"/>
    <w:rsid w:val="00232F89"/>
    <w:rsid w:val="00240186"/>
    <w:rsid w:val="0024325E"/>
    <w:rsid w:val="002433FB"/>
    <w:rsid w:val="0024783E"/>
    <w:rsid w:val="00265CD3"/>
    <w:rsid w:val="00270D26"/>
    <w:rsid w:val="002803A7"/>
    <w:rsid w:val="00294F88"/>
    <w:rsid w:val="002965E6"/>
    <w:rsid w:val="002B2BD2"/>
    <w:rsid w:val="002B3ABE"/>
    <w:rsid w:val="002B3D1F"/>
    <w:rsid w:val="002D347C"/>
    <w:rsid w:val="002E0031"/>
    <w:rsid w:val="002E1A19"/>
    <w:rsid w:val="002E2486"/>
    <w:rsid w:val="002E5F47"/>
    <w:rsid w:val="002F50B1"/>
    <w:rsid w:val="00306A9B"/>
    <w:rsid w:val="0032180B"/>
    <w:rsid w:val="00323CA5"/>
    <w:rsid w:val="00333AA0"/>
    <w:rsid w:val="00362B67"/>
    <w:rsid w:val="00370020"/>
    <w:rsid w:val="00371B8D"/>
    <w:rsid w:val="00380A52"/>
    <w:rsid w:val="003954E4"/>
    <w:rsid w:val="00396343"/>
    <w:rsid w:val="0039709A"/>
    <w:rsid w:val="003A0BDA"/>
    <w:rsid w:val="003A420A"/>
    <w:rsid w:val="003B18A4"/>
    <w:rsid w:val="003C54BF"/>
    <w:rsid w:val="003D23BB"/>
    <w:rsid w:val="00421114"/>
    <w:rsid w:val="00434C6F"/>
    <w:rsid w:val="00435C49"/>
    <w:rsid w:val="0043729E"/>
    <w:rsid w:val="00442B05"/>
    <w:rsid w:val="00445047"/>
    <w:rsid w:val="00454C3B"/>
    <w:rsid w:val="004612FD"/>
    <w:rsid w:val="00461D7E"/>
    <w:rsid w:val="00475441"/>
    <w:rsid w:val="004D57EA"/>
    <w:rsid w:val="00511202"/>
    <w:rsid w:val="00546F5F"/>
    <w:rsid w:val="005518B8"/>
    <w:rsid w:val="00574251"/>
    <w:rsid w:val="00577A80"/>
    <w:rsid w:val="00583B5F"/>
    <w:rsid w:val="00583F53"/>
    <w:rsid w:val="005862B7"/>
    <w:rsid w:val="0059257C"/>
    <w:rsid w:val="00594226"/>
    <w:rsid w:val="00594584"/>
    <w:rsid w:val="0059497A"/>
    <w:rsid w:val="00595788"/>
    <w:rsid w:val="00595EF6"/>
    <w:rsid w:val="005A2654"/>
    <w:rsid w:val="005A3FB1"/>
    <w:rsid w:val="005C5F75"/>
    <w:rsid w:val="005D756B"/>
    <w:rsid w:val="005F6582"/>
    <w:rsid w:val="00606090"/>
    <w:rsid w:val="0063043C"/>
    <w:rsid w:val="0063262D"/>
    <w:rsid w:val="00641D2A"/>
    <w:rsid w:val="006574B8"/>
    <w:rsid w:val="00662643"/>
    <w:rsid w:val="006828C0"/>
    <w:rsid w:val="00683777"/>
    <w:rsid w:val="00686C7B"/>
    <w:rsid w:val="006922BC"/>
    <w:rsid w:val="00695361"/>
    <w:rsid w:val="006A37F8"/>
    <w:rsid w:val="006A5778"/>
    <w:rsid w:val="006D3734"/>
    <w:rsid w:val="006D54B9"/>
    <w:rsid w:val="006E2312"/>
    <w:rsid w:val="006E3CE8"/>
    <w:rsid w:val="00716561"/>
    <w:rsid w:val="00725943"/>
    <w:rsid w:val="00732026"/>
    <w:rsid w:val="00747E90"/>
    <w:rsid w:val="00751995"/>
    <w:rsid w:val="00755F8B"/>
    <w:rsid w:val="007644E1"/>
    <w:rsid w:val="00772521"/>
    <w:rsid w:val="007856CA"/>
    <w:rsid w:val="00791679"/>
    <w:rsid w:val="00796B58"/>
    <w:rsid w:val="007A4461"/>
    <w:rsid w:val="007A7D35"/>
    <w:rsid w:val="007B6086"/>
    <w:rsid w:val="007C736D"/>
    <w:rsid w:val="00817C66"/>
    <w:rsid w:val="0082591A"/>
    <w:rsid w:val="00874306"/>
    <w:rsid w:val="00877F26"/>
    <w:rsid w:val="00883C13"/>
    <w:rsid w:val="00894B23"/>
    <w:rsid w:val="00895695"/>
    <w:rsid w:val="00897449"/>
    <w:rsid w:val="008A5100"/>
    <w:rsid w:val="008B231D"/>
    <w:rsid w:val="008D07F7"/>
    <w:rsid w:val="008D1218"/>
    <w:rsid w:val="008D4C2F"/>
    <w:rsid w:val="008E708A"/>
    <w:rsid w:val="00900B9F"/>
    <w:rsid w:val="00903D68"/>
    <w:rsid w:val="009440D2"/>
    <w:rsid w:val="009444B2"/>
    <w:rsid w:val="00966AAF"/>
    <w:rsid w:val="009B646A"/>
    <w:rsid w:val="009B7902"/>
    <w:rsid w:val="009C0647"/>
    <w:rsid w:val="009C0E05"/>
    <w:rsid w:val="009C773B"/>
    <w:rsid w:val="009D33C4"/>
    <w:rsid w:val="009D62B6"/>
    <w:rsid w:val="00A01A0F"/>
    <w:rsid w:val="00A0326B"/>
    <w:rsid w:val="00A22BB6"/>
    <w:rsid w:val="00A26B52"/>
    <w:rsid w:val="00A41950"/>
    <w:rsid w:val="00A4579F"/>
    <w:rsid w:val="00A47120"/>
    <w:rsid w:val="00A649B0"/>
    <w:rsid w:val="00A67C69"/>
    <w:rsid w:val="00A830FD"/>
    <w:rsid w:val="00AA7D70"/>
    <w:rsid w:val="00AB61C7"/>
    <w:rsid w:val="00AE1B97"/>
    <w:rsid w:val="00AE5921"/>
    <w:rsid w:val="00B030BC"/>
    <w:rsid w:val="00B05627"/>
    <w:rsid w:val="00B21CAD"/>
    <w:rsid w:val="00B23D37"/>
    <w:rsid w:val="00B2649E"/>
    <w:rsid w:val="00B350C7"/>
    <w:rsid w:val="00B40CBA"/>
    <w:rsid w:val="00B42002"/>
    <w:rsid w:val="00B61F19"/>
    <w:rsid w:val="00B67978"/>
    <w:rsid w:val="00B715EA"/>
    <w:rsid w:val="00B7222F"/>
    <w:rsid w:val="00B83A19"/>
    <w:rsid w:val="00BA154D"/>
    <w:rsid w:val="00BB133F"/>
    <w:rsid w:val="00BC0103"/>
    <w:rsid w:val="00BC1367"/>
    <w:rsid w:val="00BC3EE2"/>
    <w:rsid w:val="00BC52B7"/>
    <w:rsid w:val="00BE7C3A"/>
    <w:rsid w:val="00BF56A5"/>
    <w:rsid w:val="00C01C10"/>
    <w:rsid w:val="00C02490"/>
    <w:rsid w:val="00C4794A"/>
    <w:rsid w:val="00C667D5"/>
    <w:rsid w:val="00C66AD2"/>
    <w:rsid w:val="00C71CC1"/>
    <w:rsid w:val="00CA2268"/>
    <w:rsid w:val="00CA3C9E"/>
    <w:rsid w:val="00CB6F3A"/>
    <w:rsid w:val="00CC11AA"/>
    <w:rsid w:val="00CC1F74"/>
    <w:rsid w:val="00CC6F9F"/>
    <w:rsid w:val="00CF09CC"/>
    <w:rsid w:val="00D00279"/>
    <w:rsid w:val="00D04D0E"/>
    <w:rsid w:val="00D110D6"/>
    <w:rsid w:val="00D334D9"/>
    <w:rsid w:val="00D363AB"/>
    <w:rsid w:val="00D555DE"/>
    <w:rsid w:val="00D812DA"/>
    <w:rsid w:val="00D85E10"/>
    <w:rsid w:val="00DA0070"/>
    <w:rsid w:val="00DA0296"/>
    <w:rsid w:val="00DA4281"/>
    <w:rsid w:val="00DC3D3B"/>
    <w:rsid w:val="00DC612D"/>
    <w:rsid w:val="00DF1529"/>
    <w:rsid w:val="00DF1D10"/>
    <w:rsid w:val="00DF2214"/>
    <w:rsid w:val="00E253D8"/>
    <w:rsid w:val="00E269DF"/>
    <w:rsid w:val="00E26AB3"/>
    <w:rsid w:val="00E336AE"/>
    <w:rsid w:val="00E35C66"/>
    <w:rsid w:val="00E56CB4"/>
    <w:rsid w:val="00E65EDD"/>
    <w:rsid w:val="00E7109F"/>
    <w:rsid w:val="00E852D9"/>
    <w:rsid w:val="00E9458D"/>
    <w:rsid w:val="00E96B36"/>
    <w:rsid w:val="00EA0B9A"/>
    <w:rsid w:val="00EC1A59"/>
    <w:rsid w:val="00ED669B"/>
    <w:rsid w:val="00EE6E83"/>
    <w:rsid w:val="00EF1C83"/>
    <w:rsid w:val="00F12C79"/>
    <w:rsid w:val="00F14965"/>
    <w:rsid w:val="00F15EF0"/>
    <w:rsid w:val="00F22188"/>
    <w:rsid w:val="00F30313"/>
    <w:rsid w:val="00F32E35"/>
    <w:rsid w:val="00F41062"/>
    <w:rsid w:val="00F41F3B"/>
    <w:rsid w:val="00F44D45"/>
    <w:rsid w:val="00F540FD"/>
    <w:rsid w:val="00F57041"/>
    <w:rsid w:val="00F71AAA"/>
    <w:rsid w:val="00F85737"/>
    <w:rsid w:val="00F86302"/>
    <w:rsid w:val="00F958D3"/>
    <w:rsid w:val="00FA628D"/>
    <w:rsid w:val="00FA7B61"/>
    <w:rsid w:val="00FC6308"/>
    <w:rsid w:val="00FD5A1B"/>
    <w:rsid w:val="00FE1AE5"/>
    <w:rsid w:val="00FE38AF"/>
    <w:rsid w:val="00FE538C"/>
    <w:rsid w:val="00FE6D98"/>
    <w:rsid w:val="00FF4A3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8A893"/>
  <w15:chartTrackingRefBased/>
  <w15:docId w15:val="{3941DB06-B85B-DA4C-A9D7-55917895E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71B8D"/>
    <w:pPr>
      <w:jc w:val="both"/>
    </w:pPr>
  </w:style>
  <w:style w:type="paragraph" w:styleId="Kop1">
    <w:name w:val="heading 1"/>
    <w:basedOn w:val="Standaard"/>
    <w:next w:val="Standaard"/>
    <w:link w:val="Kop1Char"/>
    <w:uiPriority w:val="9"/>
    <w:qFormat/>
    <w:rsid w:val="00A22BB6"/>
    <w:pPr>
      <w:keepNext/>
      <w:keepLines/>
      <w:spacing w:before="240"/>
      <w:outlineLvl w:val="0"/>
    </w:pPr>
    <w:rPr>
      <w:rFonts w:asciiTheme="majorHAnsi" w:eastAsiaTheme="majorEastAsia" w:hAnsiTheme="majorHAnsi" w:cstheme="majorBidi"/>
      <w:color w:val="4C9086" w:themeColor="accent1" w:themeShade="BF"/>
      <w:sz w:val="36"/>
      <w:szCs w:val="32"/>
    </w:rPr>
  </w:style>
  <w:style w:type="paragraph" w:styleId="Kop2">
    <w:name w:val="heading 2"/>
    <w:basedOn w:val="Standaard"/>
    <w:next w:val="Standaard"/>
    <w:link w:val="Kop2Char"/>
    <w:uiPriority w:val="9"/>
    <w:unhideWhenUsed/>
    <w:qFormat/>
    <w:rsid w:val="00A22BB6"/>
    <w:pPr>
      <w:keepNext/>
      <w:keepLines/>
      <w:spacing w:before="40"/>
      <w:outlineLvl w:val="1"/>
    </w:pPr>
    <w:rPr>
      <w:rFonts w:asciiTheme="majorHAnsi" w:eastAsiaTheme="majorEastAsia" w:hAnsiTheme="majorHAnsi" w:cstheme="majorBidi"/>
      <w:color w:val="4C9086" w:themeColor="accent1" w:themeShade="BF"/>
      <w:sz w:val="32"/>
      <w:szCs w:val="26"/>
    </w:rPr>
  </w:style>
  <w:style w:type="paragraph" w:styleId="Kop3">
    <w:name w:val="heading 3"/>
    <w:basedOn w:val="Standaard"/>
    <w:next w:val="Standaard"/>
    <w:link w:val="Kop3Char"/>
    <w:uiPriority w:val="9"/>
    <w:unhideWhenUsed/>
    <w:qFormat/>
    <w:rsid w:val="00C4794A"/>
    <w:pPr>
      <w:keepNext/>
      <w:keepLines/>
      <w:spacing w:before="480"/>
      <w:outlineLvl w:val="2"/>
    </w:pPr>
    <w:rPr>
      <w:rFonts w:asciiTheme="majorHAnsi" w:eastAsiaTheme="majorEastAsia" w:hAnsiTheme="majorHAnsi" w:cstheme="majorBidi"/>
      <w:b/>
      <w:color w:val="336059" w:themeColor="accent1" w:themeShade="7F"/>
    </w:rPr>
  </w:style>
  <w:style w:type="paragraph" w:styleId="Kop4">
    <w:name w:val="heading 4"/>
    <w:basedOn w:val="Standaard"/>
    <w:next w:val="Standaard"/>
    <w:link w:val="Kop4Char"/>
    <w:uiPriority w:val="9"/>
    <w:unhideWhenUsed/>
    <w:qFormat/>
    <w:rsid w:val="00FC6308"/>
    <w:pPr>
      <w:keepNext/>
      <w:keepLines/>
      <w:spacing w:before="180"/>
      <w:outlineLvl w:val="3"/>
    </w:pPr>
    <w:rPr>
      <w:rFonts w:asciiTheme="majorHAnsi" w:eastAsiaTheme="majorEastAsia" w:hAnsiTheme="majorHAnsi" w:cstheme="majorBidi"/>
      <w:i/>
      <w:iCs/>
      <w:color w:val="336059" w:themeColor="accent1"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22BB6"/>
    <w:rPr>
      <w:rFonts w:asciiTheme="majorHAnsi" w:eastAsiaTheme="majorEastAsia" w:hAnsiTheme="majorHAnsi" w:cstheme="majorBidi"/>
      <w:color w:val="4C9086" w:themeColor="accent1" w:themeShade="BF"/>
      <w:sz w:val="36"/>
      <w:szCs w:val="32"/>
    </w:rPr>
  </w:style>
  <w:style w:type="character" w:customStyle="1" w:styleId="Kop2Char">
    <w:name w:val="Kop 2 Char"/>
    <w:basedOn w:val="Standaardalinea-lettertype"/>
    <w:link w:val="Kop2"/>
    <w:uiPriority w:val="9"/>
    <w:rsid w:val="00A22BB6"/>
    <w:rPr>
      <w:rFonts w:asciiTheme="majorHAnsi" w:eastAsiaTheme="majorEastAsia" w:hAnsiTheme="majorHAnsi" w:cstheme="majorBidi"/>
      <w:color w:val="4C9086" w:themeColor="accent1" w:themeShade="BF"/>
      <w:sz w:val="32"/>
      <w:szCs w:val="26"/>
    </w:rPr>
  </w:style>
  <w:style w:type="character" w:customStyle="1" w:styleId="Kop3Char">
    <w:name w:val="Kop 3 Char"/>
    <w:basedOn w:val="Standaardalinea-lettertype"/>
    <w:link w:val="Kop3"/>
    <w:uiPriority w:val="9"/>
    <w:rsid w:val="00C4794A"/>
    <w:rPr>
      <w:rFonts w:asciiTheme="majorHAnsi" w:eastAsiaTheme="majorEastAsia" w:hAnsiTheme="majorHAnsi" w:cstheme="majorBidi"/>
      <w:b/>
      <w:color w:val="336059" w:themeColor="accent1" w:themeShade="7F"/>
    </w:rPr>
  </w:style>
  <w:style w:type="paragraph" w:styleId="Lijstalinea">
    <w:name w:val="List Paragraph"/>
    <w:basedOn w:val="Standaard"/>
    <w:uiPriority w:val="34"/>
    <w:qFormat/>
    <w:rsid w:val="00A22BB6"/>
    <w:pPr>
      <w:ind w:left="720"/>
      <w:contextualSpacing/>
    </w:pPr>
  </w:style>
  <w:style w:type="paragraph" w:styleId="Koptekst">
    <w:name w:val="header"/>
    <w:basedOn w:val="Standaard"/>
    <w:link w:val="KoptekstChar"/>
    <w:uiPriority w:val="99"/>
    <w:unhideWhenUsed/>
    <w:rsid w:val="0024783E"/>
    <w:pPr>
      <w:tabs>
        <w:tab w:val="center" w:pos="4513"/>
        <w:tab w:val="right" w:pos="9026"/>
      </w:tabs>
    </w:pPr>
  </w:style>
  <w:style w:type="character" w:customStyle="1" w:styleId="KoptekstChar">
    <w:name w:val="Koptekst Char"/>
    <w:basedOn w:val="Standaardalinea-lettertype"/>
    <w:link w:val="Koptekst"/>
    <w:uiPriority w:val="99"/>
    <w:rsid w:val="0024783E"/>
  </w:style>
  <w:style w:type="paragraph" w:styleId="Voettekst">
    <w:name w:val="footer"/>
    <w:basedOn w:val="Standaard"/>
    <w:link w:val="VoettekstChar"/>
    <w:uiPriority w:val="99"/>
    <w:unhideWhenUsed/>
    <w:rsid w:val="0024783E"/>
    <w:pPr>
      <w:tabs>
        <w:tab w:val="center" w:pos="4513"/>
        <w:tab w:val="right" w:pos="9026"/>
      </w:tabs>
    </w:pPr>
  </w:style>
  <w:style w:type="character" w:customStyle="1" w:styleId="VoettekstChar">
    <w:name w:val="Voettekst Char"/>
    <w:basedOn w:val="Standaardalinea-lettertype"/>
    <w:link w:val="Voettekst"/>
    <w:uiPriority w:val="99"/>
    <w:rsid w:val="0024783E"/>
  </w:style>
  <w:style w:type="character" w:styleId="Hyperlink">
    <w:name w:val="Hyperlink"/>
    <w:basedOn w:val="Standaardalinea-lettertype"/>
    <w:uiPriority w:val="99"/>
    <w:unhideWhenUsed/>
    <w:rsid w:val="00D04D0E"/>
    <w:rPr>
      <w:color w:val="73B5AB" w:themeColor="hyperlink"/>
      <w:u w:val="single"/>
    </w:rPr>
  </w:style>
  <w:style w:type="character" w:styleId="Onopgelostemelding">
    <w:name w:val="Unresolved Mention"/>
    <w:basedOn w:val="Standaardalinea-lettertype"/>
    <w:uiPriority w:val="99"/>
    <w:semiHidden/>
    <w:unhideWhenUsed/>
    <w:rsid w:val="00D04D0E"/>
    <w:rPr>
      <w:color w:val="605E5C"/>
      <w:shd w:val="clear" w:color="auto" w:fill="E1DFDD"/>
    </w:rPr>
  </w:style>
  <w:style w:type="character" w:styleId="Nadruk">
    <w:name w:val="Emphasis"/>
    <w:aliases w:val="Code"/>
    <w:basedOn w:val="Standaardalinea-lettertype"/>
    <w:uiPriority w:val="20"/>
    <w:qFormat/>
    <w:rsid w:val="00B21CAD"/>
    <w:rPr>
      <w:rFonts w:ascii="Courier New" w:hAnsi="Courier New"/>
      <w:b/>
      <w:i w:val="0"/>
      <w:iCs/>
      <w:sz w:val="20"/>
    </w:rPr>
  </w:style>
  <w:style w:type="character" w:customStyle="1" w:styleId="Kop4Char">
    <w:name w:val="Kop 4 Char"/>
    <w:basedOn w:val="Standaardalinea-lettertype"/>
    <w:link w:val="Kop4"/>
    <w:uiPriority w:val="9"/>
    <w:rsid w:val="00FC6308"/>
    <w:rPr>
      <w:rFonts w:asciiTheme="majorHAnsi" w:eastAsiaTheme="majorEastAsia" w:hAnsiTheme="majorHAnsi" w:cstheme="majorBidi"/>
      <w:i/>
      <w:iCs/>
      <w:color w:val="336059" w:themeColor="accent1" w:themeShade="80"/>
    </w:rPr>
  </w:style>
  <w:style w:type="character" w:styleId="Paginanummer">
    <w:name w:val="page number"/>
    <w:basedOn w:val="Standaardalinea-lettertype"/>
    <w:uiPriority w:val="99"/>
    <w:semiHidden/>
    <w:unhideWhenUsed/>
    <w:rsid w:val="0059497A"/>
  </w:style>
  <w:style w:type="character" w:styleId="Subtieleverwijzing">
    <w:name w:val="Subtle Reference"/>
    <w:aliases w:val="Code comment"/>
    <w:basedOn w:val="Nadruk"/>
    <w:uiPriority w:val="31"/>
    <w:qFormat/>
    <w:rsid w:val="001A323F"/>
    <w:rPr>
      <w:rFonts w:ascii="Courier New" w:hAnsi="Courier New"/>
      <w:b w:val="0"/>
      <w:bCs/>
      <w:i w:val="0"/>
      <w:iCs/>
      <w:color w:val="808080" w:themeColor="background1" w:themeShade="80"/>
      <w:sz w:val="20"/>
      <w:lang w:val="en-GB"/>
    </w:rPr>
  </w:style>
  <w:style w:type="paragraph" w:styleId="Revisie">
    <w:name w:val="Revision"/>
    <w:hidden/>
    <w:uiPriority w:val="99"/>
    <w:semiHidden/>
    <w:rsid w:val="00280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1955">
      <w:bodyDiv w:val="1"/>
      <w:marLeft w:val="0"/>
      <w:marRight w:val="0"/>
      <w:marTop w:val="0"/>
      <w:marBottom w:val="0"/>
      <w:divBdr>
        <w:top w:val="none" w:sz="0" w:space="0" w:color="auto"/>
        <w:left w:val="none" w:sz="0" w:space="0" w:color="auto"/>
        <w:bottom w:val="none" w:sz="0" w:space="0" w:color="auto"/>
        <w:right w:val="none" w:sz="0" w:space="0" w:color="auto"/>
      </w:divBdr>
    </w:div>
    <w:div w:id="582379760">
      <w:bodyDiv w:val="1"/>
      <w:marLeft w:val="0"/>
      <w:marRight w:val="0"/>
      <w:marTop w:val="0"/>
      <w:marBottom w:val="0"/>
      <w:divBdr>
        <w:top w:val="none" w:sz="0" w:space="0" w:color="auto"/>
        <w:left w:val="none" w:sz="0" w:space="0" w:color="auto"/>
        <w:bottom w:val="none" w:sz="0" w:space="0" w:color="auto"/>
        <w:right w:val="none" w:sz="0" w:space="0" w:color="auto"/>
      </w:divBdr>
    </w:div>
    <w:div w:id="640616870">
      <w:bodyDiv w:val="1"/>
      <w:marLeft w:val="0"/>
      <w:marRight w:val="0"/>
      <w:marTop w:val="0"/>
      <w:marBottom w:val="0"/>
      <w:divBdr>
        <w:top w:val="none" w:sz="0" w:space="0" w:color="auto"/>
        <w:left w:val="none" w:sz="0" w:space="0" w:color="auto"/>
        <w:bottom w:val="none" w:sz="0" w:space="0" w:color="auto"/>
        <w:right w:val="none" w:sz="0" w:space="0" w:color="auto"/>
      </w:divBdr>
    </w:div>
    <w:div w:id="721245749">
      <w:bodyDiv w:val="1"/>
      <w:marLeft w:val="0"/>
      <w:marRight w:val="0"/>
      <w:marTop w:val="0"/>
      <w:marBottom w:val="0"/>
      <w:divBdr>
        <w:top w:val="none" w:sz="0" w:space="0" w:color="auto"/>
        <w:left w:val="none" w:sz="0" w:space="0" w:color="auto"/>
        <w:bottom w:val="none" w:sz="0" w:space="0" w:color="auto"/>
        <w:right w:val="none" w:sz="0" w:space="0" w:color="auto"/>
      </w:divBdr>
    </w:div>
    <w:div w:id="1035347787">
      <w:bodyDiv w:val="1"/>
      <w:marLeft w:val="0"/>
      <w:marRight w:val="0"/>
      <w:marTop w:val="0"/>
      <w:marBottom w:val="0"/>
      <w:divBdr>
        <w:top w:val="none" w:sz="0" w:space="0" w:color="auto"/>
        <w:left w:val="none" w:sz="0" w:space="0" w:color="auto"/>
        <w:bottom w:val="none" w:sz="0" w:space="0" w:color="auto"/>
        <w:right w:val="none" w:sz="0" w:space="0" w:color="auto"/>
      </w:divBdr>
    </w:div>
    <w:div w:id="1042634473">
      <w:bodyDiv w:val="1"/>
      <w:marLeft w:val="0"/>
      <w:marRight w:val="0"/>
      <w:marTop w:val="0"/>
      <w:marBottom w:val="0"/>
      <w:divBdr>
        <w:top w:val="none" w:sz="0" w:space="0" w:color="auto"/>
        <w:left w:val="none" w:sz="0" w:space="0" w:color="auto"/>
        <w:bottom w:val="none" w:sz="0" w:space="0" w:color="auto"/>
        <w:right w:val="none" w:sz="0" w:space="0" w:color="auto"/>
      </w:divBdr>
    </w:div>
    <w:div w:id="1277831322">
      <w:bodyDiv w:val="1"/>
      <w:marLeft w:val="0"/>
      <w:marRight w:val="0"/>
      <w:marTop w:val="0"/>
      <w:marBottom w:val="0"/>
      <w:divBdr>
        <w:top w:val="none" w:sz="0" w:space="0" w:color="auto"/>
        <w:left w:val="none" w:sz="0" w:space="0" w:color="auto"/>
        <w:bottom w:val="none" w:sz="0" w:space="0" w:color="auto"/>
        <w:right w:val="none" w:sz="0" w:space="0" w:color="auto"/>
      </w:divBdr>
    </w:div>
    <w:div w:id="1871527599">
      <w:bodyDiv w:val="1"/>
      <w:marLeft w:val="0"/>
      <w:marRight w:val="0"/>
      <w:marTop w:val="0"/>
      <w:marBottom w:val="0"/>
      <w:divBdr>
        <w:top w:val="none" w:sz="0" w:space="0" w:color="auto"/>
        <w:left w:val="none" w:sz="0" w:space="0" w:color="auto"/>
        <w:bottom w:val="none" w:sz="0" w:space="0" w:color="auto"/>
        <w:right w:val="none" w:sz="0" w:space="0" w:color="auto"/>
      </w:divBdr>
    </w:div>
    <w:div w:id="200851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Custom 1">
      <a:dk1>
        <a:srgbClr val="1D1D1B"/>
      </a:dk1>
      <a:lt1>
        <a:srgbClr val="FFFFFF"/>
      </a:lt1>
      <a:dk2>
        <a:srgbClr val="E0E0E0"/>
      </a:dk2>
      <a:lt2>
        <a:srgbClr val="1D1D1B"/>
      </a:lt2>
      <a:accent1>
        <a:srgbClr val="73B5AB"/>
      </a:accent1>
      <a:accent2>
        <a:srgbClr val="EFD766"/>
      </a:accent2>
      <a:accent3>
        <a:srgbClr val="D26143"/>
      </a:accent3>
      <a:accent4>
        <a:srgbClr val="AB73A3"/>
      </a:accent4>
      <a:accent5>
        <a:srgbClr val="73ABB5"/>
      </a:accent5>
      <a:accent6>
        <a:srgbClr val="E0E0E0"/>
      </a:accent6>
      <a:hlink>
        <a:srgbClr val="73B5AB"/>
      </a:hlink>
      <a:folHlink>
        <a:srgbClr val="73B5A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BBC48-A0A7-4A67-8D82-16B045A79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13</Pages>
  <Words>3623</Words>
  <Characters>19928</Characters>
  <Application>Microsoft Office Word</Application>
  <DocSecurity>0</DocSecurity>
  <Lines>166</Lines>
  <Paragraphs>47</Paragraphs>
  <ScaleCrop>false</ScaleCrop>
  <HeadingPairs>
    <vt:vector size="2" baseType="variant">
      <vt:variant>
        <vt:lpstr>Titel</vt:lpstr>
      </vt:variant>
      <vt:variant>
        <vt:i4>1</vt:i4>
      </vt:variant>
    </vt:vector>
  </HeadingPairs>
  <TitlesOfParts>
    <vt:vector size="1" baseType="lpstr">
      <vt:lpstr/>
    </vt:vector>
  </TitlesOfParts>
  <Company>UMCG</Company>
  <LinksUpToDate>false</LinksUpToDate>
  <CharactersWithSpaces>23504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Matthijs Berends</dc:creator>
  <cp:keywords/>
  <dc:description/>
  <cp:lastModifiedBy>Dennis Souverein</cp:lastModifiedBy>
  <cp:revision>195</cp:revision>
  <cp:lastPrinted>2023-08-03T15:36:00Z</cp:lastPrinted>
  <dcterms:created xsi:type="dcterms:W3CDTF">2023-08-03T10:35:00Z</dcterms:created>
  <dcterms:modified xsi:type="dcterms:W3CDTF">2023-08-22T07:19:00Z</dcterms:modified>
</cp:coreProperties>
</file>